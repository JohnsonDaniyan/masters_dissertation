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BFA6" w14:textId="77777777" w:rsidR="00231EB3" w:rsidRPr="00323037" w:rsidRDefault="00231EB3" w:rsidP="00231EB3">
      <w:pPr>
        <w:ind w:hanging="3402"/>
        <w:jc w:val="center"/>
        <w:rPr>
          <w:rFonts w:ascii="Arial" w:hAnsi="Arial" w:cs="Arial"/>
          <w:b/>
          <w:bCs/>
          <w:color w:val="000000" w:themeColor="text1"/>
          <w:sz w:val="60"/>
        </w:rPr>
      </w:pPr>
      <w:r w:rsidRPr="00323037">
        <w:rPr>
          <w:rFonts w:ascii="Arial" w:hAnsi="Arial" w:cs="Arial"/>
          <w:b/>
          <w:bCs/>
          <w:noProof/>
          <w:color w:val="000000" w:themeColor="text1"/>
          <w:sz w:val="60"/>
        </w:rPr>
        <w:drawing>
          <wp:inline distT="0" distB="0" distL="0" distR="0" wp14:anchorId="27AF4F18" wp14:editId="0B7A13A7">
            <wp:extent cx="4954270" cy="2241550"/>
            <wp:effectExtent l="0" t="0" r="0" b="0"/>
            <wp:docPr id="32046878" name="Picture 1" descr="A logo with a purpl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878" name="Picture 1" descr="A logo with a purple cir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54270" cy="2241550"/>
                    </a:xfrm>
                    <a:prstGeom prst="rect">
                      <a:avLst/>
                    </a:prstGeom>
                  </pic:spPr>
                </pic:pic>
              </a:graphicData>
            </a:graphic>
          </wp:inline>
        </w:drawing>
      </w:r>
    </w:p>
    <w:p w14:paraId="32C73233" w14:textId="77777777" w:rsidR="00231EB3" w:rsidRPr="00323037" w:rsidRDefault="00231EB3" w:rsidP="00231EB3">
      <w:pPr>
        <w:ind w:hanging="3402"/>
        <w:jc w:val="center"/>
        <w:rPr>
          <w:rFonts w:ascii="Arial" w:hAnsi="Arial" w:cs="Arial"/>
          <w:b/>
          <w:bCs/>
          <w:color w:val="000000" w:themeColor="text1"/>
          <w:sz w:val="60"/>
        </w:rPr>
      </w:pPr>
    </w:p>
    <w:p w14:paraId="1EDDA1C6" w14:textId="77777777" w:rsidR="00231EB3" w:rsidRPr="00323037" w:rsidRDefault="00231EB3" w:rsidP="00231EB3">
      <w:pPr>
        <w:ind w:hanging="3402"/>
        <w:jc w:val="center"/>
        <w:rPr>
          <w:rFonts w:ascii="Arial" w:hAnsi="Arial" w:cs="Arial"/>
          <w:b/>
          <w:bCs/>
          <w:color w:val="000000" w:themeColor="text1"/>
          <w:sz w:val="60"/>
        </w:rPr>
      </w:pPr>
    </w:p>
    <w:p w14:paraId="3793FB34" w14:textId="77777777" w:rsidR="00231EB3" w:rsidRPr="00323037" w:rsidRDefault="00231EB3" w:rsidP="00231EB3">
      <w:pPr>
        <w:ind w:hanging="3402"/>
        <w:jc w:val="center"/>
        <w:rPr>
          <w:rFonts w:ascii="Arial" w:hAnsi="Arial" w:cs="Arial"/>
          <w:b/>
          <w:bCs/>
          <w:color w:val="000000" w:themeColor="text1"/>
        </w:rPr>
      </w:pPr>
      <w:r w:rsidRPr="00323037">
        <w:rPr>
          <w:rFonts w:ascii="Arial" w:hAnsi="Arial" w:cs="Arial"/>
          <w:b/>
          <w:bCs/>
          <w:color w:val="000000" w:themeColor="text1"/>
          <w:sz w:val="60"/>
        </w:rPr>
        <w:t>School of Computing</w:t>
      </w:r>
    </w:p>
    <w:p w14:paraId="4318BE4D" w14:textId="77777777" w:rsidR="00231EB3" w:rsidRPr="00323037" w:rsidRDefault="00231EB3" w:rsidP="00231EB3">
      <w:pPr>
        <w:pStyle w:val="Cover"/>
        <w:ind w:hanging="3402"/>
        <w:jc w:val="center"/>
        <w:rPr>
          <w:rFonts w:ascii="Arial" w:hAnsi="Arial" w:cs="Arial"/>
          <w:b/>
          <w:color w:val="000000" w:themeColor="text1"/>
        </w:rPr>
      </w:pPr>
    </w:p>
    <w:p w14:paraId="27496398" w14:textId="77777777" w:rsidR="00231EB3" w:rsidRPr="00323037" w:rsidRDefault="00231EB3" w:rsidP="00231EB3">
      <w:pPr>
        <w:pStyle w:val="Cover"/>
        <w:spacing w:before="240"/>
        <w:ind w:left="86" w:hanging="3402"/>
        <w:jc w:val="center"/>
        <w:rPr>
          <w:rFonts w:ascii="Arial" w:hAnsi="Arial" w:cs="Arial"/>
          <w:b/>
          <w:color w:val="000000" w:themeColor="text1"/>
          <w:sz w:val="40"/>
          <w:szCs w:val="40"/>
        </w:rPr>
      </w:pPr>
      <w:r w:rsidRPr="00323037">
        <w:rPr>
          <w:rFonts w:ascii="Arial" w:hAnsi="Arial" w:cs="Arial"/>
          <w:b/>
          <w:color w:val="000000" w:themeColor="text1"/>
          <w:sz w:val="40"/>
          <w:szCs w:val="40"/>
        </w:rPr>
        <w:t>Course:</w:t>
      </w:r>
    </w:p>
    <w:p w14:paraId="457E8CF8" w14:textId="77777777" w:rsidR="00231EB3" w:rsidRPr="00323037" w:rsidRDefault="00231EB3" w:rsidP="00231EB3">
      <w:pPr>
        <w:pStyle w:val="Cover"/>
        <w:spacing w:before="240"/>
        <w:ind w:left="86" w:hanging="3402"/>
        <w:jc w:val="center"/>
        <w:rPr>
          <w:rFonts w:ascii="Arial" w:hAnsi="Arial" w:cs="Arial"/>
          <w:b/>
          <w:color w:val="000000" w:themeColor="text1"/>
          <w:sz w:val="40"/>
          <w:szCs w:val="40"/>
        </w:rPr>
      </w:pPr>
      <w:r w:rsidRPr="00323037">
        <w:rPr>
          <w:rFonts w:ascii="Arial" w:hAnsi="Arial" w:cs="Arial"/>
        </w:rPr>
        <w:t xml:space="preserve"> </w:t>
      </w:r>
      <w:r w:rsidRPr="00323037">
        <w:rPr>
          <w:rFonts w:ascii="Arial" w:hAnsi="Arial" w:cs="Arial"/>
          <w:b/>
          <w:color w:val="000000" w:themeColor="text1"/>
          <w:sz w:val="40"/>
          <w:szCs w:val="40"/>
        </w:rPr>
        <w:t xml:space="preserve">MSc Cybersecurity and Forensic Information </w:t>
      </w:r>
    </w:p>
    <w:p w14:paraId="22F2DC43" w14:textId="77777777" w:rsidR="00231EB3" w:rsidRPr="00323037" w:rsidRDefault="00231EB3" w:rsidP="00231EB3">
      <w:pPr>
        <w:pStyle w:val="Cover"/>
        <w:spacing w:before="240"/>
        <w:ind w:left="86" w:hanging="3402"/>
        <w:jc w:val="center"/>
        <w:rPr>
          <w:rFonts w:ascii="Arial" w:hAnsi="Arial" w:cs="Arial"/>
          <w:b/>
          <w:color w:val="000000" w:themeColor="text1"/>
          <w:sz w:val="40"/>
          <w:szCs w:val="40"/>
        </w:rPr>
      </w:pPr>
      <w:r w:rsidRPr="00323037">
        <w:rPr>
          <w:rFonts w:ascii="Arial" w:hAnsi="Arial" w:cs="Arial"/>
          <w:b/>
          <w:color w:val="000000" w:themeColor="text1"/>
          <w:sz w:val="40"/>
          <w:szCs w:val="40"/>
        </w:rPr>
        <w:t>Technology</w:t>
      </w:r>
    </w:p>
    <w:p w14:paraId="59F8CBD5" w14:textId="77777777" w:rsidR="00231EB3" w:rsidRPr="00323037" w:rsidRDefault="00231EB3" w:rsidP="00231EB3">
      <w:pPr>
        <w:pStyle w:val="Cover"/>
        <w:spacing w:before="240"/>
        <w:ind w:left="86" w:hanging="3402"/>
        <w:jc w:val="center"/>
        <w:rPr>
          <w:rFonts w:ascii="Arial" w:hAnsi="Arial" w:cs="Arial"/>
          <w:b/>
          <w:color w:val="000000" w:themeColor="text1"/>
          <w:sz w:val="40"/>
          <w:szCs w:val="40"/>
        </w:rPr>
      </w:pPr>
    </w:p>
    <w:p w14:paraId="38B08DE2" w14:textId="77777777" w:rsidR="00231EB3" w:rsidRPr="00323037" w:rsidRDefault="00231EB3" w:rsidP="00231EB3">
      <w:pPr>
        <w:pStyle w:val="Cover"/>
        <w:spacing w:before="240"/>
        <w:ind w:left="86" w:hanging="3402"/>
        <w:jc w:val="center"/>
        <w:rPr>
          <w:rFonts w:ascii="Arial" w:hAnsi="Arial" w:cs="Arial"/>
          <w:b/>
          <w:color w:val="000000" w:themeColor="text1"/>
          <w:sz w:val="52"/>
          <w:szCs w:val="52"/>
        </w:rPr>
      </w:pPr>
      <w:r w:rsidRPr="00323037">
        <w:rPr>
          <w:rFonts w:ascii="Arial" w:hAnsi="Arial" w:cs="Arial"/>
          <w:b/>
          <w:color w:val="000000" w:themeColor="text1"/>
          <w:sz w:val="52"/>
          <w:szCs w:val="52"/>
        </w:rPr>
        <w:t>Project Specification</w:t>
      </w:r>
    </w:p>
    <w:p w14:paraId="683FF955" w14:textId="77777777" w:rsidR="00231EB3" w:rsidRPr="00323037" w:rsidRDefault="00231EB3" w:rsidP="00231EB3">
      <w:pPr>
        <w:pStyle w:val="Cover"/>
        <w:spacing w:before="240"/>
        <w:ind w:left="86" w:hanging="3402"/>
        <w:jc w:val="center"/>
        <w:rPr>
          <w:rFonts w:ascii="Arial" w:hAnsi="Arial" w:cs="Arial"/>
          <w:b/>
          <w:color w:val="000000" w:themeColor="text1"/>
          <w:sz w:val="40"/>
          <w:szCs w:val="40"/>
        </w:rPr>
      </w:pPr>
    </w:p>
    <w:p w14:paraId="794D10BC" w14:textId="77777777" w:rsidR="00231EB3" w:rsidRPr="00323037" w:rsidRDefault="00231EB3" w:rsidP="00231EB3">
      <w:pPr>
        <w:pStyle w:val="Cover"/>
        <w:spacing w:before="240"/>
        <w:ind w:left="86" w:hanging="3402"/>
        <w:jc w:val="center"/>
        <w:rPr>
          <w:rFonts w:ascii="Arial" w:hAnsi="Arial" w:cs="Arial"/>
          <w:b/>
          <w:color w:val="000000" w:themeColor="text1"/>
          <w:sz w:val="40"/>
          <w:szCs w:val="40"/>
        </w:rPr>
      </w:pPr>
      <w:r w:rsidRPr="00323037">
        <w:rPr>
          <w:rFonts w:ascii="Arial" w:hAnsi="Arial" w:cs="Arial"/>
          <w:b/>
          <w:color w:val="000000" w:themeColor="text1"/>
          <w:sz w:val="40"/>
          <w:szCs w:val="40"/>
        </w:rPr>
        <w:t xml:space="preserve">Name: </w:t>
      </w:r>
    </w:p>
    <w:p w14:paraId="1C87FADA" w14:textId="77777777" w:rsidR="00231EB3" w:rsidRPr="00323037" w:rsidRDefault="00231EB3" w:rsidP="00231EB3">
      <w:pPr>
        <w:pStyle w:val="Cover"/>
        <w:spacing w:before="240"/>
        <w:ind w:left="86" w:hanging="3402"/>
        <w:jc w:val="center"/>
        <w:rPr>
          <w:rFonts w:ascii="Arial" w:hAnsi="Arial" w:cs="Arial"/>
          <w:b/>
          <w:color w:val="000000" w:themeColor="text1"/>
          <w:sz w:val="40"/>
          <w:szCs w:val="40"/>
        </w:rPr>
        <w:sectPr w:rsidR="00231EB3" w:rsidRPr="00323037" w:rsidSect="0066642E">
          <w:headerReference w:type="default" r:id="rId8"/>
          <w:pgSz w:w="11906" w:h="16838"/>
          <w:pgMar w:top="900" w:right="562" w:bottom="993" w:left="3542" w:header="720" w:footer="720" w:gutter="0"/>
          <w:cols w:space="720"/>
          <w:titlePg/>
          <w:docGrid w:linePitch="600" w:charSpace="32768"/>
        </w:sectPr>
      </w:pPr>
      <w:r w:rsidRPr="00323037">
        <w:rPr>
          <w:rFonts w:ascii="Arial" w:hAnsi="Arial" w:cs="Arial"/>
          <w:b/>
          <w:color w:val="000000" w:themeColor="text1"/>
          <w:sz w:val="40"/>
          <w:szCs w:val="40"/>
        </w:rPr>
        <w:t>Toyin Johnson Daniyan</w:t>
      </w:r>
    </w:p>
    <w:p w14:paraId="750089B9" w14:textId="4961B8C3" w:rsidR="00231EB3" w:rsidRPr="00323037" w:rsidRDefault="00231EB3" w:rsidP="00231EB3">
      <w:pPr>
        <w:jc w:val="center"/>
        <w:rPr>
          <w:ins w:id="0" w:author="Toyin Daniyan" w:date="2026-08-24T11:37:00Z" w16du:dateUtc="2026-08-24T10:37:00Z"/>
          <w:rFonts w:ascii="Arial" w:hAnsi="Arial" w:cs="Arial"/>
          <w:b/>
          <w:bCs/>
          <w:sz w:val="28"/>
          <w:szCs w:val="28"/>
        </w:rPr>
      </w:pPr>
      <w:r w:rsidRPr="00323037">
        <w:rPr>
          <w:rFonts w:ascii="Arial" w:hAnsi="Arial" w:cs="Arial"/>
          <w:b/>
          <w:bCs/>
          <w:sz w:val="28"/>
          <w:szCs w:val="28"/>
        </w:rPr>
        <w:lastRenderedPageBreak/>
        <w:t>Project Specification</w:t>
      </w:r>
    </w:p>
    <w:p w14:paraId="41519B5D" w14:textId="3C299270" w:rsidR="00231EB3" w:rsidRPr="00323037" w:rsidRDefault="00231EB3" w:rsidP="00231EB3">
      <w:pPr>
        <w:pStyle w:val="ListParagraph"/>
        <w:numPr>
          <w:ilvl w:val="0"/>
          <w:numId w:val="2"/>
        </w:numPr>
        <w:rPr>
          <w:rStyle w:val="Strong"/>
          <w:rFonts w:ascii="Arial" w:hAnsi="Arial" w:cs="Arial"/>
        </w:rPr>
      </w:pPr>
      <w:r w:rsidRPr="00323037">
        <w:rPr>
          <w:rStyle w:val="Strong"/>
          <w:rFonts w:ascii="Arial" w:hAnsi="Arial" w:cs="Arial"/>
        </w:rPr>
        <w:t>Basic details</w:t>
      </w:r>
    </w:p>
    <w:tbl>
      <w:tblPr>
        <w:tblW w:w="8193" w:type="dxa"/>
        <w:tblInd w:w="82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598"/>
        <w:gridCol w:w="5595"/>
      </w:tblGrid>
      <w:tr w:rsidR="00231EB3" w:rsidRPr="00323037" w14:paraId="1D1DA81C" w14:textId="77777777" w:rsidTr="0066642E">
        <w:trPr>
          <w:trHeight w:val="300"/>
        </w:trPr>
        <w:tc>
          <w:tcPr>
            <w:tcW w:w="2598" w:type="dxa"/>
            <w:tcBorders>
              <w:top w:val="nil"/>
              <w:left w:val="nil"/>
              <w:bottom w:val="nil"/>
              <w:right w:val="nil"/>
            </w:tcBorders>
            <w:vAlign w:val="center"/>
            <w:hideMark/>
          </w:tcPr>
          <w:p w14:paraId="0F6C7524" w14:textId="77777777" w:rsidR="00231EB3" w:rsidRPr="00323037" w:rsidRDefault="00231EB3" w:rsidP="00DF62CB">
            <w:pPr>
              <w:rPr>
                <w:rFonts w:ascii="Arial" w:hAnsi="Arial" w:cs="Arial"/>
              </w:rPr>
            </w:pPr>
            <w:r w:rsidRPr="00323037">
              <w:rPr>
                <w:rFonts w:ascii="Arial" w:hAnsi="Arial" w:cs="Arial"/>
              </w:rPr>
              <w:t>Student name: </w:t>
            </w:r>
          </w:p>
        </w:tc>
        <w:tc>
          <w:tcPr>
            <w:tcW w:w="5595" w:type="dxa"/>
            <w:tcBorders>
              <w:top w:val="single" w:sz="6" w:space="0" w:color="000000"/>
              <w:left w:val="single" w:sz="6" w:space="0" w:color="000000"/>
              <w:bottom w:val="single" w:sz="6" w:space="0" w:color="000000"/>
              <w:right w:val="single" w:sz="6" w:space="0" w:color="000000"/>
            </w:tcBorders>
            <w:vAlign w:val="center"/>
            <w:hideMark/>
          </w:tcPr>
          <w:p w14:paraId="4ED6AFA8" w14:textId="77777777" w:rsidR="00231EB3" w:rsidRPr="00323037" w:rsidRDefault="00231EB3" w:rsidP="00DF62CB">
            <w:pPr>
              <w:rPr>
                <w:rFonts w:ascii="Arial" w:hAnsi="Arial" w:cs="Arial"/>
              </w:rPr>
            </w:pPr>
            <w:r w:rsidRPr="00323037">
              <w:rPr>
                <w:rFonts w:ascii="Arial" w:hAnsi="Arial" w:cs="Arial"/>
              </w:rPr>
              <w:t> Toyin Johnson Daniyan</w:t>
            </w:r>
          </w:p>
        </w:tc>
      </w:tr>
      <w:tr w:rsidR="00231EB3" w:rsidRPr="00323037" w14:paraId="4167FB7B" w14:textId="77777777" w:rsidTr="0066642E">
        <w:trPr>
          <w:trHeight w:val="300"/>
        </w:trPr>
        <w:tc>
          <w:tcPr>
            <w:tcW w:w="2598" w:type="dxa"/>
            <w:tcBorders>
              <w:top w:val="nil"/>
              <w:left w:val="nil"/>
              <w:bottom w:val="nil"/>
              <w:right w:val="nil"/>
            </w:tcBorders>
            <w:vAlign w:val="center"/>
            <w:hideMark/>
          </w:tcPr>
          <w:p w14:paraId="15C6F91D" w14:textId="77777777" w:rsidR="00231EB3" w:rsidRPr="00323037" w:rsidRDefault="00231EB3" w:rsidP="00DF62CB">
            <w:pPr>
              <w:rPr>
                <w:rFonts w:ascii="Arial" w:hAnsi="Arial" w:cs="Arial"/>
              </w:rPr>
            </w:pPr>
            <w:r w:rsidRPr="00323037">
              <w:rPr>
                <w:rFonts w:ascii="Arial" w:hAnsi="Arial" w:cs="Arial"/>
              </w:rPr>
              <w:t>Draft project title: </w:t>
            </w:r>
          </w:p>
        </w:tc>
        <w:tc>
          <w:tcPr>
            <w:tcW w:w="5595" w:type="dxa"/>
            <w:tcBorders>
              <w:top w:val="single" w:sz="6" w:space="0" w:color="000000"/>
              <w:left w:val="single" w:sz="6" w:space="0" w:color="000000"/>
              <w:bottom w:val="single" w:sz="6" w:space="0" w:color="000000"/>
              <w:right w:val="single" w:sz="6" w:space="0" w:color="000000"/>
            </w:tcBorders>
            <w:vAlign w:val="center"/>
            <w:hideMark/>
          </w:tcPr>
          <w:p w14:paraId="0D4F9731" w14:textId="77777777" w:rsidR="00231EB3" w:rsidRPr="00323037" w:rsidRDefault="00231EB3" w:rsidP="00DF62CB">
            <w:pPr>
              <w:rPr>
                <w:rFonts w:ascii="Arial" w:hAnsi="Arial" w:cs="Arial"/>
              </w:rPr>
            </w:pPr>
            <w:bookmarkStart w:id="1" w:name="_Hlk229992833"/>
            <w:r w:rsidRPr="00323037">
              <w:rPr>
                <w:rFonts w:ascii="Arial" w:hAnsi="Arial" w:cs="Arial"/>
              </w:rPr>
              <w:t>Automated Adversarial Testing of FAPI 2.0 Security Profile Conformance in Financial API Implementations</w:t>
            </w:r>
            <w:bookmarkEnd w:id="1"/>
          </w:p>
        </w:tc>
      </w:tr>
      <w:tr w:rsidR="00231EB3" w:rsidRPr="00323037" w14:paraId="0EFDDC60" w14:textId="77777777" w:rsidTr="0066642E">
        <w:trPr>
          <w:trHeight w:val="300"/>
        </w:trPr>
        <w:tc>
          <w:tcPr>
            <w:tcW w:w="2598" w:type="dxa"/>
            <w:tcBorders>
              <w:top w:val="nil"/>
              <w:left w:val="nil"/>
              <w:bottom w:val="nil"/>
              <w:right w:val="nil"/>
            </w:tcBorders>
            <w:vAlign w:val="center"/>
            <w:hideMark/>
          </w:tcPr>
          <w:p w14:paraId="4D277EDD" w14:textId="77777777" w:rsidR="00231EB3" w:rsidRPr="00323037" w:rsidRDefault="00231EB3" w:rsidP="00DF62CB">
            <w:pPr>
              <w:rPr>
                <w:rFonts w:ascii="Arial" w:hAnsi="Arial" w:cs="Arial"/>
              </w:rPr>
            </w:pPr>
            <w:r w:rsidRPr="00323037">
              <w:rPr>
                <w:rFonts w:ascii="Arial" w:hAnsi="Arial" w:cs="Arial"/>
              </w:rPr>
              <w:t>Course and year: </w:t>
            </w:r>
          </w:p>
        </w:tc>
        <w:tc>
          <w:tcPr>
            <w:tcW w:w="5595" w:type="dxa"/>
            <w:tcBorders>
              <w:top w:val="single" w:sz="6" w:space="0" w:color="000000"/>
              <w:left w:val="single" w:sz="6" w:space="0" w:color="000000"/>
              <w:bottom w:val="single" w:sz="6" w:space="0" w:color="000000"/>
              <w:right w:val="single" w:sz="6" w:space="0" w:color="000000"/>
            </w:tcBorders>
            <w:vAlign w:val="center"/>
            <w:hideMark/>
          </w:tcPr>
          <w:p w14:paraId="7F3AD4AD" w14:textId="77777777" w:rsidR="00231EB3" w:rsidRPr="00323037" w:rsidRDefault="00231EB3" w:rsidP="00DF62CB">
            <w:pPr>
              <w:rPr>
                <w:rFonts w:ascii="Arial" w:hAnsi="Arial" w:cs="Arial"/>
              </w:rPr>
            </w:pPr>
            <w:r w:rsidRPr="00323037">
              <w:rPr>
                <w:rFonts w:ascii="Arial" w:hAnsi="Arial" w:cs="Arial"/>
              </w:rPr>
              <w:t>MSc Cybersecurity and Forensic Information Technology</w:t>
            </w:r>
          </w:p>
        </w:tc>
      </w:tr>
      <w:tr w:rsidR="00231EB3" w:rsidRPr="00323037" w14:paraId="24423ACB" w14:textId="77777777" w:rsidTr="0066642E">
        <w:trPr>
          <w:trHeight w:val="300"/>
        </w:trPr>
        <w:tc>
          <w:tcPr>
            <w:tcW w:w="2598" w:type="dxa"/>
            <w:tcBorders>
              <w:top w:val="nil"/>
              <w:left w:val="nil"/>
              <w:bottom w:val="nil"/>
              <w:right w:val="nil"/>
            </w:tcBorders>
            <w:vAlign w:val="center"/>
            <w:hideMark/>
          </w:tcPr>
          <w:p w14:paraId="47A673AC" w14:textId="77777777" w:rsidR="00231EB3" w:rsidRPr="00323037" w:rsidRDefault="00231EB3" w:rsidP="00DF62CB">
            <w:pPr>
              <w:rPr>
                <w:rFonts w:ascii="Arial" w:hAnsi="Arial" w:cs="Arial"/>
              </w:rPr>
            </w:pPr>
            <w:r w:rsidRPr="00323037">
              <w:rPr>
                <w:rFonts w:ascii="Arial" w:hAnsi="Arial" w:cs="Arial"/>
              </w:rPr>
              <w:t>Client contact name: </w:t>
            </w:r>
          </w:p>
        </w:tc>
        <w:tc>
          <w:tcPr>
            <w:tcW w:w="5595" w:type="dxa"/>
            <w:tcBorders>
              <w:top w:val="single" w:sz="6" w:space="0" w:color="000000"/>
              <w:left w:val="single" w:sz="6" w:space="0" w:color="000000"/>
              <w:bottom w:val="single" w:sz="6" w:space="0" w:color="000000"/>
              <w:right w:val="single" w:sz="6" w:space="0" w:color="000000"/>
            </w:tcBorders>
            <w:vAlign w:val="center"/>
            <w:hideMark/>
          </w:tcPr>
          <w:p w14:paraId="57B05F3B" w14:textId="77777777" w:rsidR="00231EB3" w:rsidRPr="00323037" w:rsidRDefault="00231EB3" w:rsidP="00DF62CB">
            <w:pPr>
              <w:rPr>
                <w:rFonts w:ascii="Arial" w:hAnsi="Arial" w:cs="Arial"/>
              </w:rPr>
            </w:pPr>
            <w:r w:rsidRPr="00323037">
              <w:rPr>
                <w:rFonts w:ascii="Arial" w:hAnsi="Arial" w:cs="Arial"/>
              </w:rPr>
              <w:t> N/A</w:t>
            </w:r>
          </w:p>
        </w:tc>
      </w:tr>
      <w:tr w:rsidR="00231EB3" w:rsidRPr="00323037" w14:paraId="40F0329C" w14:textId="77777777" w:rsidTr="0066642E">
        <w:trPr>
          <w:trHeight w:val="300"/>
        </w:trPr>
        <w:tc>
          <w:tcPr>
            <w:tcW w:w="2598" w:type="dxa"/>
            <w:tcBorders>
              <w:top w:val="nil"/>
              <w:left w:val="nil"/>
              <w:bottom w:val="nil"/>
              <w:right w:val="nil"/>
            </w:tcBorders>
            <w:vAlign w:val="center"/>
            <w:hideMark/>
          </w:tcPr>
          <w:p w14:paraId="1BD647DA" w14:textId="77777777" w:rsidR="00231EB3" w:rsidRPr="00323037" w:rsidRDefault="00231EB3" w:rsidP="00DF62CB">
            <w:pPr>
              <w:rPr>
                <w:rFonts w:ascii="Arial" w:hAnsi="Arial" w:cs="Arial"/>
              </w:rPr>
            </w:pPr>
            <w:r w:rsidRPr="00323037">
              <w:rPr>
                <w:rFonts w:ascii="Arial" w:hAnsi="Arial" w:cs="Arial"/>
              </w:rPr>
              <w:t>Project supervisor: </w:t>
            </w:r>
          </w:p>
        </w:tc>
        <w:tc>
          <w:tcPr>
            <w:tcW w:w="5595" w:type="dxa"/>
            <w:tcBorders>
              <w:top w:val="single" w:sz="6" w:space="0" w:color="000000"/>
              <w:left w:val="single" w:sz="6" w:space="0" w:color="000000"/>
              <w:bottom w:val="single" w:sz="6" w:space="0" w:color="000000"/>
              <w:right w:val="single" w:sz="6" w:space="0" w:color="000000"/>
            </w:tcBorders>
            <w:vAlign w:val="center"/>
            <w:hideMark/>
          </w:tcPr>
          <w:p w14:paraId="068F4254" w14:textId="77777777" w:rsidR="00231EB3" w:rsidRPr="00323037" w:rsidRDefault="00231EB3" w:rsidP="00DF62CB">
            <w:pPr>
              <w:rPr>
                <w:rFonts w:ascii="Arial" w:hAnsi="Arial" w:cs="Arial"/>
              </w:rPr>
            </w:pPr>
            <w:r w:rsidRPr="00323037">
              <w:rPr>
                <w:rFonts w:ascii="Arial" w:hAnsi="Arial" w:cs="Arial"/>
              </w:rPr>
              <w:t> Paolo Serafino</w:t>
            </w:r>
          </w:p>
        </w:tc>
      </w:tr>
    </w:tbl>
    <w:p w14:paraId="7A9730CC" w14:textId="77777777" w:rsidR="00231EB3" w:rsidRPr="00323037" w:rsidRDefault="00231EB3" w:rsidP="00231EB3">
      <w:pPr>
        <w:pStyle w:val="ListParagraph"/>
        <w:rPr>
          <w:rFonts w:ascii="Arial" w:hAnsi="Arial" w:cs="Arial"/>
          <w:b/>
          <w:bCs/>
        </w:rPr>
      </w:pPr>
    </w:p>
    <w:p w14:paraId="2BFF3999" w14:textId="78CA0E65" w:rsidR="00231EB3" w:rsidRPr="00323037" w:rsidRDefault="00231EB3" w:rsidP="00231EB3">
      <w:pPr>
        <w:pStyle w:val="ListParagraph"/>
        <w:numPr>
          <w:ilvl w:val="0"/>
          <w:numId w:val="2"/>
        </w:numPr>
        <w:rPr>
          <w:rStyle w:val="Strong"/>
          <w:rFonts w:ascii="Arial" w:hAnsi="Arial" w:cs="Arial"/>
        </w:rPr>
      </w:pPr>
      <w:r w:rsidRPr="00323037">
        <w:rPr>
          <w:rStyle w:val="Strong"/>
          <w:rFonts w:ascii="Arial" w:hAnsi="Arial" w:cs="Arial"/>
        </w:rPr>
        <w:t>Outline of the project environment</w:t>
      </w:r>
    </w:p>
    <w:p w14:paraId="5A2AB999" w14:textId="77777777" w:rsidR="00231EB3" w:rsidRPr="00323037" w:rsidRDefault="00231EB3" w:rsidP="00231EB3">
      <w:pPr>
        <w:pStyle w:val="ListParagraph"/>
        <w:spacing w:before="80" w:after="120"/>
        <w:rPr>
          <w:rFonts w:ascii="Arial" w:hAnsi="Arial" w:cs="Arial"/>
          <w:color w:val="000000" w:themeColor="text1"/>
        </w:rPr>
      </w:pPr>
      <w:bookmarkStart w:id="2" w:name="_Hlk235306589"/>
    </w:p>
    <w:p w14:paraId="560F4F6B" w14:textId="14B3D743" w:rsidR="00231EB3" w:rsidRPr="00323037" w:rsidRDefault="00231EB3" w:rsidP="00C403BF">
      <w:pPr>
        <w:pStyle w:val="ListParagraph"/>
        <w:spacing w:before="80" w:after="120"/>
        <w:rPr>
          <w:rFonts w:ascii="Arial" w:hAnsi="Arial" w:cs="Arial"/>
          <w:color w:val="000000" w:themeColor="text1"/>
        </w:rPr>
      </w:pPr>
      <w:r w:rsidRPr="00323037">
        <w:rPr>
          <w:rFonts w:ascii="Arial" w:hAnsi="Arial" w:cs="Arial"/>
          <w:color w:val="000000" w:themeColor="text1"/>
        </w:rPr>
        <w:t xml:space="preserve">This project </w:t>
      </w:r>
      <w:r w:rsidR="00C403BF" w:rsidRPr="00323037">
        <w:rPr>
          <w:rFonts w:ascii="Arial" w:hAnsi="Arial" w:cs="Arial"/>
        </w:rPr>
        <w:t xml:space="preserve">builds and tests an automated tool that checks whether a bank's or FinTech's API </w:t>
      </w:r>
      <w:proofErr w:type="gramStart"/>
      <w:r w:rsidR="00C403BF" w:rsidRPr="00323037">
        <w:rPr>
          <w:rFonts w:ascii="Arial" w:hAnsi="Arial" w:cs="Arial"/>
        </w:rPr>
        <w:t>actually follows</w:t>
      </w:r>
      <w:proofErr w:type="gramEnd"/>
      <w:r w:rsidR="00C403BF" w:rsidRPr="00323037">
        <w:rPr>
          <w:rFonts w:ascii="Arial" w:hAnsi="Arial" w:cs="Arial"/>
        </w:rPr>
        <w:t xml:space="preserve"> the FAPI 2.0 security rules</w:t>
      </w:r>
      <w:r w:rsidR="00C403BF" w:rsidRPr="00323037">
        <w:rPr>
          <w:rFonts w:ascii="Arial" w:hAnsi="Arial" w:cs="Arial"/>
        </w:rPr>
        <w:t>.</w:t>
      </w:r>
      <w:r w:rsidR="00C403BF" w:rsidRPr="00323037">
        <w:rPr>
          <w:rFonts w:ascii="Arial" w:hAnsi="Arial" w:cs="Arial"/>
          <w:color w:val="000000" w:themeColor="text1"/>
        </w:rPr>
        <w:t xml:space="preserve"> T</w:t>
      </w:r>
      <w:r w:rsidRPr="00323037">
        <w:rPr>
          <w:rFonts w:ascii="Arial" w:hAnsi="Arial" w:cs="Arial"/>
          <w:color w:val="000000" w:themeColor="text1"/>
        </w:rPr>
        <w:t>he Open Banking movement, driven by regulatory frameworks such as PSD2 (Payment Services Directive 2) in the UK and EU, has made APIs the primary mechanism through which banks, third-party payment providers, and financial aggregators share customer data. Prominent standards such as the UK Open Banking Standard and the Financial-grade API (FAPI) security profile have been established to govern these interactions; however, real-world implementations frequently deviate from these specifications, introducing exploitable vulnerabilities.</w:t>
      </w:r>
    </w:p>
    <w:p w14:paraId="514E643A" w14:textId="77777777" w:rsidR="00231EB3" w:rsidRPr="00323037" w:rsidRDefault="00231EB3" w:rsidP="00231EB3">
      <w:pPr>
        <w:pStyle w:val="ListParagraph"/>
        <w:spacing w:before="80" w:after="120"/>
        <w:rPr>
          <w:rFonts w:ascii="Arial" w:hAnsi="Arial" w:cs="Arial"/>
          <w:color w:val="000000" w:themeColor="text1"/>
        </w:rPr>
      </w:pPr>
    </w:p>
    <w:p w14:paraId="3346C2D1" w14:textId="5363E8B7" w:rsidR="004C584A" w:rsidRPr="00323037" w:rsidRDefault="00231EB3" w:rsidP="00354114">
      <w:pPr>
        <w:pStyle w:val="ListParagraph"/>
        <w:spacing w:before="80" w:after="120"/>
        <w:rPr>
          <w:rFonts w:ascii="Arial" w:hAnsi="Arial" w:cs="Arial"/>
          <w:color w:val="000000" w:themeColor="text1"/>
        </w:rPr>
      </w:pPr>
      <w:r w:rsidRPr="00323037">
        <w:rPr>
          <w:rFonts w:ascii="Arial" w:hAnsi="Arial" w:cs="Arial"/>
          <w:color w:val="000000" w:themeColor="text1"/>
        </w:rPr>
        <w:t>This project addresses that gap by designing, building, and evaluating an automated adversarial testing tool for FAPI 2.0 security profile conformance in financial API implementations, thereby contributing both a practical artefact and empirical evidence on the security posture of financial APIs.</w:t>
      </w:r>
    </w:p>
    <w:p w14:paraId="31FCC62C" w14:textId="77777777" w:rsidR="004C584A" w:rsidRPr="00323037" w:rsidRDefault="004C584A" w:rsidP="00231EB3">
      <w:pPr>
        <w:pStyle w:val="ListParagraph"/>
        <w:spacing w:before="80" w:after="120"/>
        <w:rPr>
          <w:rFonts w:ascii="Arial" w:hAnsi="Arial" w:cs="Arial"/>
          <w:color w:val="000000" w:themeColor="text1"/>
        </w:rPr>
      </w:pPr>
    </w:p>
    <w:bookmarkEnd w:id="2"/>
    <w:p w14:paraId="698A2065" w14:textId="448E1318" w:rsidR="00231EB3" w:rsidRPr="00323037" w:rsidRDefault="002A5F46" w:rsidP="002A5F46">
      <w:pPr>
        <w:pStyle w:val="ListParagraph"/>
        <w:numPr>
          <w:ilvl w:val="0"/>
          <w:numId w:val="2"/>
        </w:numPr>
        <w:rPr>
          <w:rFonts w:ascii="Arial" w:hAnsi="Arial" w:cs="Arial"/>
          <w:b/>
          <w:bCs/>
        </w:rPr>
      </w:pPr>
      <w:r w:rsidRPr="00323037">
        <w:rPr>
          <w:rFonts w:ascii="Arial" w:hAnsi="Arial" w:cs="Arial"/>
          <w:b/>
          <w:bCs/>
        </w:rPr>
        <w:t>The problem to be solved</w:t>
      </w:r>
    </w:p>
    <w:p w14:paraId="5D8CA63F" w14:textId="77777777" w:rsidR="004C584A" w:rsidRPr="00323037" w:rsidRDefault="004C584A" w:rsidP="004C584A">
      <w:pPr>
        <w:ind w:left="709"/>
        <w:rPr>
          <w:rFonts w:ascii="Arial" w:hAnsi="Arial" w:cs="Arial"/>
          <w:b/>
          <w:bCs/>
        </w:rPr>
      </w:pPr>
      <w:bookmarkStart w:id="3" w:name="_Hlk235304181"/>
      <w:r w:rsidRPr="00323037">
        <w:rPr>
          <w:rFonts w:ascii="Arial" w:hAnsi="Arial" w:cs="Arial"/>
          <w:b/>
          <w:bCs/>
        </w:rPr>
        <w:t>Problem Statement</w:t>
      </w:r>
      <w:bookmarkEnd w:id="3"/>
    </w:p>
    <w:p w14:paraId="77D2AD41" w14:textId="77777777" w:rsidR="004C584A" w:rsidRPr="00323037" w:rsidRDefault="004C584A" w:rsidP="004C584A">
      <w:pPr>
        <w:ind w:left="709"/>
        <w:rPr>
          <w:rFonts w:ascii="Arial" w:hAnsi="Arial" w:cs="Arial"/>
        </w:rPr>
      </w:pPr>
      <w:r w:rsidRPr="00323037">
        <w:rPr>
          <w:rFonts w:ascii="Arial" w:hAnsi="Arial" w:cs="Arial"/>
        </w:rPr>
        <w:t>Manual conformance testing of financial API implementations against the FAPI 2.0 Security Profile is time-consuming, expensive, and inconsistent across practitioners. Existing general-purpose scanners such as OWASP ZAP and Burp Suite are not designed to assess FAPI 2.0-</w:t>
      </w:r>
      <w:bookmarkStart w:id="4" w:name="_Hlk235320165"/>
      <w:r w:rsidRPr="00323037">
        <w:rPr>
          <w:rFonts w:ascii="Arial" w:hAnsi="Arial" w:cs="Arial"/>
        </w:rPr>
        <w:t>specific requirements</w:t>
      </w:r>
      <w:bookmarkEnd w:id="4"/>
      <w:r w:rsidRPr="00323037">
        <w:rPr>
          <w:rFonts w:ascii="Arial" w:hAnsi="Arial" w:cs="Arial"/>
        </w:rPr>
        <w:t xml:space="preserve">, including PAR enforcement, PKCE </w:t>
      </w:r>
      <w:proofErr w:type="spellStart"/>
      <w:r w:rsidRPr="00323037">
        <w:rPr>
          <w:rFonts w:ascii="Arial" w:hAnsi="Arial" w:cs="Arial"/>
        </w:rPr>
        <w:t>mandation</w:t>
      </w:r>
      <w:proofErr w:type="spellEnd"/>
      <w:r w:rsidRPr="00323037">
        <w:rPr>
          <w:rFonts w:ascii="Arial" w:hAnsi="Arial" w:cs="Arial"/>
        </w:rPr>
        <w:t>, sender-constrained token binding (</w:t>
      </w:r>
      <w:proofErr w:type="spellStart"/>
      <w:r w:rsidRPr="00323037">
        <w:rPr>
          <w:rFonts w:ascii="Arial" w:hAnsi="Arial" w:cs="Arial"/>
        </w:rPr>
        <w:t>mTLS</w:t>
      </w:r>
      <w:proofErr w:type="spellEnd"/>
      <w:r w:rsidRPr="00323037">
        <w:rPr>
          <w:rFonts w:ascii="Arial" w:hAnsi="Arial" w:cs="Arial"/>
        </w:rPr>
        <w:t>/</w:t>
      </w:r>
      <w:proofErr w:type="spellStart"/>
      <w:r w:rsidRPr="00323037">
        <w:rPr>
          <w:rFonts w:ascii="Arial" w:hAnsi="Arial" w:cs="Arial"/>
        </w:rPr>
        <w:t>DPoP</w:t>
      </w:r>
      <w:proofErr w:type="spellEnd"/>
      <w:r w:rsidRPr="00323037">
        <w:rPr>
          <w:rFonts w:ascii="Arial" w:hAnsi="Arial" w:cs="Arial"/>
        </w:rPr>
        <w:t xml:space="preserve">), and permitted client authentication methods, and </w:t>
      </w:r>
      <w:r w:rsidRPr="00323037">
        <w:rPr>
          <w:rFonts w:ascii="Arial" w:hAnsi="Arial" w:cs="Arial"/>
        </w:rPr>
        <w:lastRenderedPageBreak/>
        <w:t xml:space="preserve">instead focus on broader, standard-agnostic vulnerability classes. There is currently </w:t>
      </w:r>
      <w:proofErr w:type="gramStart"/>
      <w:r w:rsidRPr="00323037">
        <w:rPr>
          <w:rFonts w:ascii="Arial" w:hAnsi="Arial" w:cs="Arial"/>
        </w:rPr>
        <w:t>no</w:t>
      </w:r>
      <w:proofErr w:type="gramEnd"/>
      <w:r w:rsidRPr="00323037">
        <w:rPr>
          <w:rFonts w:ascii="Arial" w:hAnsi="Arial" w:cs="Arial"/>
        </w:rPr>
        <w:t xml:space="preserve"> widely available open-source tool that systematically applies adversarial black-box test cases to determine whether a financial API implementation conforms to the FAPI 2.0 Security Profile.</w:t>
      </w:r>
    </w:p>
    <w:p w14:paraId="684D85CE" w14:textId="77777777" w:rsidR="004C584A" w:rsidRPr="00323037" w:rsidRDefault="004C584A" w:rsidP="004C584A">
      <w:pPr>
        <w:ind w:left="709"/>
        <w:rPr>
          <w:rFonts w:ascii="Arial" w:hAnsi="Arial" w:cs="Arial"/>
        </w:rPr>
      </w:pPr>
    </w:p>
    <w:p w14:paraId="01131EF5" w14:textId="0935966F" w:rsidR="004C584A" w:rsidRPr="00323037" w:rsidRDefault="004C584A" w:rsidP="004C584A">
      <w:pPr>
        <w:ind w:left="709"/>
        <w:rPr>
          <w:rFonts w:ascii="Arial" w:hAnsi="Arial" w:cs="Arial"/>
          <w:b/>
          <w:bCs/>
        </w:rPr>
      </w:pPr>
      <w:r w:rsidRPr="00323037">
        <w:rPr>
          <w:rFonts w:ascii="Arial" w:hAnsi="Arial" w:cs="Arial"/>
          <w:b/>
          <w:bCs/>
        </w:rPr>
        <w:t>Aim</w:t>
      </w:r>
    </w:p>
    <w:p w14:paraId="55975ECA" w14:textId="77777777" w:rsidR="004C584A" w:rsidRPr="00323037" w:rsidRDefault="004C584A" w:rsidP="004C584A">
      <w:pPr>
        <w:ind w:left="709"/>
        <w:rPr>
          <w:rFonts w:ascii="Arial" w:hAnsi="Arial" w:cs="Arial"/>
        </w:rPr>
      </w:pPr>
      <w:r w:rsidRPr="00323037">
        <w:rPr>
          <w:rFonts w:ascii="Arial" w:hAnsi="Arial" w:cs="Arial"/>
        </w:rPr>
        <w:t>To design and develop an automated adversarial black-box testing tool capable of assessing conformance to the FAPI 2.0 security profile in RESTful financial data APIs, and to evaluate its effectiveness against a set of deliberately vulnerable and real-world-style financial API endpoints.</w:t>
      </w:r>
    </w:p>
    <w:p w14:paraId="2B1C57A8" w14:textId="77777777" w:rsidR="004C584A" w:rsidRPr="00323037" w:rsidRDefault="004C584A" w:rsidP="004C584A">
      <w:pPr>
        <w:ind w:left="709"/>
        <w:rPr>
          <w:rFonts w:ascii="Arial" w:hAnsi="Arial" w:cs="Arial"/>
        </w:rPr>
      </w:pPr>
    </w:p>
    <w:p w14:paraId="795B9907" w14:textId="77777777" w:rsidR="004C584A" w:rsidRPr="00323037" w:rsidRDefault="004C584A" w:rsidP="004C584A">
      <w:pPr>
        <w:ind w:left="709"/>
        <w:rPr>
          <w:rFonts w:ascii="Arial" w:hAnsi="Arial" w:cs="Arial"/>
          <w:b/>
          <w:bCs/>
        </w:rPr>
      </w:pPr>
      <w:r w:rsidRPr="00323037">
        <w:rPr>
          <w:rFonts w:ascii="Arial" w:hAnsi="Arial" w:cs="Arial"/>
          <w:b/>
          <w:bCs/>
        </w:rPr>
        <w:t>Objectives</w:t>
      </w:r>
    </w:p>
    <w:p w14:paraId="4A0A88F2" w14:textId="77777777" w:rsidR="004C584A" w:rsidRPr="00323037" w:rsidRDefault="004C584A" w:rsidP="004C584A">
      <w:pPr>
        <w:numPr>
          <w:ilvl w:val="0"/>
          <w:numId w:val="6"/>
        </w:numPr>
        <w:rPr>
          <w:rFonts w:ascii="Arial" w:hAnsi="Arial" w:cs="Arial"/>
        </w:rPr>
      </w:pPr>
      <w:r w:rsidRPr="00323037">
        <w:rPr>
          <w:rFonts w:ascii="Arial" w:hAnsi="Arial" w:cs="Arial"/>
        </w:rPr>
        <w:t>Conduct a systematic literature review of API security vulnerabilities, existing scanning tools, and financial API security standards (OWASP API Top 10, FAPI, PSD2/Open Banking).</w:t>
      </w:r>
    </w:p>
    <w:p w14:paraId="113478DE" w14:textId="77777777" w:rsidR="004C584A" w:rsidRPr="00323037" w:rsidRDefault="004C584A" w:rsidP="004C584A">
      <w:pPr>
        <w:numPr>
          <w:ilvl w:val="0"/>
          <w:numId w:val="6"/>
        </w:numPr>
        <w:rPr>
          <w:rFonts w:ascii="Arial" w:hAnsi="Arial" w:cs="Arial"/>
        </w:rPr>
      </w:pPr>
      <w:r w:rsidRPr="00323037">
        <w:rPr>
          <w:rFonts w:ascii="Arial" w:hAnsi="Arial" w:cs="Arial"/>
        </w:rPr>
        <w:t>Design a modular scanner architecture that supports authentication (OAuth 2.0 / OpenID Connect), endpoint enumeration, and automated payload injection.</w:t>
      </w:r>
    </w:p>
    <w:p w14:paraId="250DA508" w14:textId="77777777" w:rsidR="004C584A" w:rsidRPr="00323037" w:rsidRDefault="004C584A" w:rsidP="004C584A">
      <w:pPr>
        <w:numPr>
          <w:ilvl w:val="0"/>
          <w:numId w:val="6"/>
        </w:numPr>
        <w:rPr>
          <w:rFonts w:ascii="Arial" w:hAnsi="Arial" w:cs="Arial"/>
        </w:rPr>
      </w:pPr>
      <w:r w:rsidRPr="00323037">
        <w:rPr>
          <w:rFonts w:ascii="Arial" w:hAnsi="Arial" w:cs="Arial"/>
        </w:rPr>
        <w:t>Implement scanner modules targeting the OWASP API Security Top 10 (2023) vulnerability classes, including BOLA, broken authentication, SSRF, and security misconfiguration.</w:t>
      </w:r>
    </w:p>
    <w:p w14:paraId="1780E938" w14:textId="77777777" w:rsidR="004C584A" w:rsidRPr="00323037" w:rsidRDefault="004C584A" w:rsidP="004C584A">
      <w:pPr>
        <w:numPr>
          <w:ilvl w:val="0"/>
          <w:numId w:val="6"/>
        </w:numPr>
        <w:rPr>
          <w:rFonts w:ascii="Arial" w:hAnsi="Arial" w:cs="Arial"/>
        </w:rPr>
      </w:pPr>
      <w:r w:rsidRPr="00323037">
        <w:rPr>
          <w:rFonts w:ascii="Arial" w:hAnsi="Arial" w:cs="Arial"/>
        </w:rPr>
        <w:t>Develop financial-domain-specific checks aligned with the FAPI security profile and UK Open Banking Standard.</w:t>
      </w:r>
    </w:p>
    <w:p w14:paraId="477FBD7E" w14:textId="5BB1AF38" w:rsidR="004C584A" w:rsidRPr="00323037" w:rsidRDefault="004C584A" w:rsidP="004C584A">
      <w:pPr>
        <w:numPr>
          <w:ilvl w:val="0"/>
          <w:numId w:val="6"/>
        </w:numPr>
        <w:rPr>
          <w:rFonts w:ascii="Arial" w:hAnsi="Arial" w:cs="Arial"/>
        </w:rPr>
      </w:pPr>
      <w:r w:rsidRPr="00323037">
        <w:rPr>
          <w:rFonts w:ascii="Arial" w:hAnsi="Arial" w:cs="Arial"/>
        </w:rPr>
        <w:t xml:space="preserve">Evaluate the scanner against a purpose-built vulnerable API lab environment (using tools such as </w:t>
      </w:r>
      <w:proofErr w:type="spellStart"/>
      <w:r w:rsidRPr="00323037">
        <w:rPr>
          <w:rFonts w:ascii="Arial" w:hAnsi="Arial" w:cs="Arial"/>
        </w:rPr>
        <w:t>crAPI</w:t>
      </w:r>
      <w:proofErr w:type="spellEnd"/>
      <w:r w:rsidRPr="00323037">
        <w:rPr>
          <w:rFonts w:ascii="Arial" w:hAnsi="Arial" w:cs="Arial"/>
        </w:rPr>
        <w:t>) and optionally against publicly available sandbox APIs.</w:t>
      </w:r>
    </w:p>
    <w:p w14:paraId="0A9574CD" w14:textId="77777777" w:rsidR="004C584A" w:rsidRPr="00323037" w:rsidRDefault="004C584A" w:rsidP="004C584A">
      <w:pPr>
        <w:numPr>
          <w:ilvl w:val="0"/>
          <w:numId w:val="6"/>
        </w:numPr>
        <w:rPr>
          <w:rFonts w:ascii="Arial" w:hAnsi="Arial" w:cs="Arial"/>
        </w:rPr>
      </w:pPr>
      <w:r w:rsidRPr="00323037">
        <w:rPr>
          <w:rFonts w:ascii="Arial" w:hAnsi="Arial" w:cs="Arial"/>
        </w:rPr>
        <w:t>Analyse results, measure detection accuracy (false positive/negative rates), and document findings in the dissertation.</w:t>
      </w:r>
    </w:p>
    <w:p w14:paraId="22AE90C6" w14:textId="77777777" w:rsidR="004C584A" w:rsidRPr="00323037" w:rsidRDefault="004C584A" w:rsidP="004C584A">
      <w:pPr>
        <w:ind w:left="709"/>
        <w:rPr>
          <w:rFonts w:ascii="Arial" w:hAnsi="Arial" w:cs="Arial"/>
        </w:rPr>
      </w:pPr>
    </w:p>
    <w:p w14:paraId="1DF4CD87" w14:textId="77777777" w:rsidR="004C584A" w:rsidRPr="00323037" w:rsidRDefault="004C584A" w:rsidP="004C584A">
      <w:pPr>
        <w:ind w:left="709"/>
        <w:rPr>
          <w:rFonts w:ascii="Arial" w:hAnsi="Arial" w:cs="Arial"/>
          <w:b/>
          <w:bCs/>
        </w:rPr>
      </w:pPr>
      <w:r w:rsidRPr="00323037">
        <w:rPr>
          <w:rFonts w:ascii="Arial" w:hAnsi="Arial" w:cs="Arial"/>
          <w:b/>
          <w:bCs/>
        </w:rPr>
        <w:t>Constraints</w:t>
      </w:r>
    </w:p>
    <w:p w14:paraId="537D8677" w14:textId="77777777" w:rsidR="004C584A" w:rsidRPr="00323037" w:rsidRDefault="004C584A" w:rsidP="004C584A">
      <w:pPr>
        <w:numPr>
          <w:ilvl w:val="0"/>
          <w:numId w:val="4"/>
        </w:numPr>
        <w:ind w:left="709" w:hanging="283"/>
        <w:rPr>
          <w:rFonts w:ascii="Arial" w:hAnsi="Arial" w:cs="Arial"/>
        </w:rPr>
      </w:pPr>
      <w:r w:rsidRPr="00323037">
        <w:rPr>
          <w:rFonts w:ascii="Arial" w:hAnsi="Arial" w:cs="Arial"/>
        </w:rPr>
        <w:t>Testing will be limited to environments explicitly authorised for security research; no production financial APIs will be scanned without written permission.</w:t>
      </w:r>
    </w:p>
    <w:p w14:paraId="119C5594" w14:textId="77777777" w:rsidR="004C584A" w:rsidRPr="00323037" w:rsidRDefault="004C584A" w:rsidP="004C584A">
      <w:pPr>
        <w:numPr>
          <w:ilvl w:val="0"/>
          <w:numId w:val="4"/>
        </w:numPr>
        <w:ind w:left="709" w:hanging="283"/>
        <w:rPr>
          <w:rFonts w:ascii="Arial" w:hAnsi="Arial" w:cs="Arial"/>
        </w:rPr>
      </w:pPr>
      <w:r w:rsidRPr="00323037">
        <w:rPr>
          <w:rFonts w:ascii="Arial" w:hAnsi="Arial" w:cs="Arial"/>
        </w:rPr>
        <w:t>The scanner will target RESTful APIs with JSON payloads; GraphQL and SOAP are out of scope for this iteration.</w:t>
      </w:r>
    </w:p>
    <w:p w14:paraId="358BDA25" w14:textId="4602FB08" w:rsidR="004C584A" w:rsidRPr="00323037" w:rsidRDefault="004C584A" w:rsidP="004C584A">
      <w:pPr>
        <w:numPr>
          <w:ilvl w:val="0"/>
          <w:numId w:val="4"/>
        </w:numPr>
        <w:ind w:left="709" w:hanging="283"/>
        <w:rPr>
          <w:rFonts w:ascii="Arial" w:hAnsi="Arial" w:cs="Arial"/>
        </w:rPr>
      </w:pPr>
      <w:r w:rsidRPr="00323037">
        <w:rPr>
          <w:rFonts w:ascii="Arial" w:hAnsi="Arial" w:cs="Arial"/>
        </w:rPr>
        <w:lastRenderedPageBreak/>
        <w:t>The project must be completed within the MSc dissertation timeline</w:t>
      </w:r>
      <w:r w:rsidR="00354114" w:rsidRPr="00323037">
        <w:rPr>
          <w:rFonts w:ascii="Arial" w:hAnsi="Arial" w:cs="Arial"/>
        </w:rPr>
        <w:t>.</w:t>
      </w:r>
    </w:p>
    <w:p w14:paraId="513C8CF1" w14:textId="77777777" w:rsidR="004C584A" w:rsidRPr="00323037" w:rsidRDefault="004C584A" w:rsidP="004C584A">
      <w:pPr>
        <w:numPr>
          <w:ilvl w:val="0"/>
          <w:numId w:val="4"/>
        </w:numPr>
        <w:ind w:left="709" w:hanging="283"/>
        <w:rPr>
          <w:rFonts w:ascii="Arial" w:hAnsi="Arial" w:cs="Arial"/>
        </w:rPr>
      </w:pPr>
      <w:r w:rsidRPr="00323037">
        <w:rPr>
          <w:rFonts w:ascii="Arial" w:hAnsi="Arial" w:cs="Arial"/>
        </w:rPr>
        <w:t>Computational resources will be limited to the student's personal hardware supplemented by free-tier cloud services.</w:t>
      </w:r>
    </w:p>
    <w:p w14:paraId="1AF7C8AD" w14:textId="77777777" w:rsidR="004C584A" w:rsidRPr="00323037" w:rsidRDefault="004C584A" w:rsidP="004C584A">
      <w:pPr>
        <w:numPr>
          <w:ilvl w:val="0"/>
          <w:numId w:val="4"/>
        </w:numPr>
        <w:ind w:left="709" w:hanging="283"/>
        <w:rPr>
          <w:rFonts w:ascii="Arial" w:hAnsi="Arial" w:cs="Arial"/>
        </w:rPr>
      </w:pPr>
      <w:r w:rsidRPr="00323037">
        <w:rPr>
          <w:rFonts w:ascii="Arial" w:hAnsi="Arial" w:cs="Arial"/>
        </w:rPr>
        <w:t>Ethical approval must be obtained before any data collection or live system testing.</w:t>
      </w:r>
    </w:p>
    <w:p w14:paraId="4087796B" w14:textId="77777777" w:rsidR="004C584A" w:rsidRPr="00323037" w:rsidRDefault="004C584A" w:rsidP="004C584A">
      <w:pPr>
        <w:pStyle w:val="ListParagraph"/>
        <w:rPr>
          <w:rFonts w:ascii="Arial" w:hAnsi="Arial" w:cs="Arial"/>
          <w:b/>
          <w:bCs/>
        </w:rPr>
      </w:pPr>
    </w:p>
    <w:p w14:paraId="4345AF85" w14:textId="0C0BEB18" w:rsidR="002A5F46" w:rsidRPr="00323037" w:rsidRDefault="002A5F46" w:rsidP="002A5F46">
      <w:pPr>
        <w:pStyle w:val="ListParagraph"/>
        <w:numPr>
          <w:ilvl w:val="0"/>
          <w:numId w:val="2"/>
        </w:numPr>
        <w:rPr>
          <w:rFonts w:ascii="Arial" w:hAnsi="Arial" w:cs="Arial"/>
          <w:b/>
          <w:bCs/>
        </w:rPr>
      </w:pPr>
      <w:r w:rsidRPr="00323037">
        <w:rPr>
          <w:rFonts w:ascii="Arial" w:hAnsi="Arial" w:cs="Arial"/>
          <w:b/>
          <w:bCs/>
        </w:rPr>
        <w:t>Breakdown of tasks</w:t>
      </w:r>
    </w:p>
    <w:p w14:paraId="21A80387" w14:textId="7EE3E607" w:rsidR="00354114" w:rsidRPr="00323037" w:rsidRDefault="00354114" w:rsidP="00354114">
      <w:pPr>
        <w:ind w:left="1134" w:hanging="425"/>
        <w:rPr>
          <w:rFonts w:ascii="Arial" w:hAnsi="Arial" w:cs="Arial"/>
          <w:b/>
          <w:bCs/>
        </w:rPr>
      </w:pPr>
      <w:r w:rsidRPr="00323037">
        <w:rPr>
          <w:rFonts w:ascii="Arial" w:hAnsi="Arial" w:cs="Arial"/>
          <w:b/>
          <w:bCs/>
        </w:rPr>
        <w:t>Background Research</w:t>
      </w:r>
    </w:p>
    <w:p w14:paraId="459C1C26"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Review the OWASP API Security Top 10 (2023), FAPI security profiles, PSD2 technical standards, and UK Open Banking specifications.</w:t>
      </w:r>
    </w:p>
    <w:p w14:paraId="10F0A9EF"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Survey existing API scanning tools (ZAP, Burp Suite, Postman, 42Crunch) to identify capability gaps.</w:t>
      </w:r>
    </w:p>
    <w:p w14:paraId="7BB3FE47"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Study OAuth 2.0, OpenID Connect, and JWT security best practices as they apply to financial APIs.</w:t>
      </w:r>
    </w:p>
    <w:p w14:paraId="432EDC6F"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Review academic literature on automated vulnerability detection, fuzzing techniques, and FinTech security incidents.</w:t>
      </w:r>
    </w:p>
    <w:p w14:paraId="77CB64B7" w14:textId="77777777" w:rsidR="00354114" w:rsidRPr="00323037" w:rsidRDefault="00354114" w:rsidP="00354114">
      <w:pPr>
        <w:ind w:left="1134" w:hanging="425"/>
        <w:rPr>
          <w:rFonts w:ascii="Arial" w:hAnsi="Arial" w:cs="Arial"/>
        </w:rPr>
      </w:pPr>
    </w:p>
    <w:p w14:paraId="50E3AAE1" w14:textId="77777777" w:rsidR="00354114" w:rsidRPr="00323037" w:rsidRDefault="00354114" w:rsidP="00354114">
      <w:pPr>
        <w:ind w:left="1134" w:hanging="425"/>
        <w:rPr>
          <w:rFonts w:ascii="Arial" w:hAnsi="Arial" w:cs="Arial"/>
          <w:b/>
          <w:bCs/>
        </w:rPr>
      </w:pPr>
      <w:r w:rsidRPr="00323037">
        <w:rPr>
          <w:rFonts w:ascii="Arial" w:hAnsi="Arial" w:cs="Arial"/>
          <w:b/>
          <w:bCs/>
        </w:rPr>
        <w:t>Tools and Technologies</w:t>
      </w:r>
    </w:p>
    <w:p w14:paraId="491F50E1" w14:textId="2A203AD4" w:rsidR="00354114" w:rsidRPr="00323037" w:rsidRDefault="00354114" w:rsidP="00354114">
      <w:pPr>
        <w:numPr>
          <w:ilvl w:val="0"/>
          <w:numId w:val="4"/>
        </w:numPr>
        <w:ind w:left="1134" w:hanging="425"/>
        <w:rPr>
          <w:rFonts w:ascii="Arial" w:hAnsi="Arial" w:cs="Arial"/>
        </w:rPr>
      </w:pPr>
      <w:r w:rsidRPr="00323037">
        <w:rPr>
          <w:rFonts w:ascii="Arial" w:hAnsi="Arial" w:cs="Arial"/>
        </w:rPr>
        <w:t>Languages: Python (primary scanner implementation), JavaScript</w:t>
      </w:r>
      <w:r w:rsidRPr="00323037">
        <w:rPr>
          <w:rFonts w:ascii="Arial" w:hAnsi="Arial" w:cs="Arial"/>
        </w:rPr>
        <w:t xml:space="preserve"> (</w:t>
      </w:r>
      <w:proofErr w:type="spellStart"/>
      <w:r w:rsidRPr="00323037">
        <w:rPr>
          <w:rFonts w:ascii="Arial" w:hAnsi="Arial" w:cs="Arial"/>
        </w:rPr>
        <w:t>NextJs</w:t>
      </w:r>
      <w:proofErr w:type="spellEnd"/>
      <w:r w:rsidRPr="00323037">
        <w:rPr>
          <w:rFonts w:ascii="Arial" w:hAnsi="Arial" w:cs="Arial"/>
        </w:rPr>
        <w:t>)</w:t>
      </w:r>
      <w:r w:rsidRPr="00323037">
        <w:rPr>
          <w:rFonts w:ascii="Arial" w:hAnsi="Arial" w:cs="Arial"/>
        </w:rPr>
        <w:t>/</w:t>
      </w:r>
      <w:r w:rsidRPr="00323037">
        <w:rPr>
          <w:rFonts w:ascii="Arial" w:hAnsi="Arial" w:cs="Arial"/>
        </w:rPr>
        <w:t xml:space="preserve"> </w:t>
      </w:r>
      <w:r w:rsidRPr="00323037">
        <w:rPr>
          <w:rFonts w:ascii="Arial" w:hAnsi="Arial" w:cs="Arial"/>
        </w:rPr>
        <w:t>Node.js (vulnerable API lab).</w:t>
      </w:r>
    </w:p>
    <w:p w14:paraId="516EAB18" w14:textId="371DA3FE" w:rsidR="00354114" w:rsidRPr="00323037" w:rsidRDefault="00354114" w:rsidP="00354114">
      <w:pPr>
        <w:numPr>
          <w:ilvl w:val="0"/>
          <w:numId w:val="4"/>
        </w:numPr>
        <w:ind w:left="1134" w:hanging="425"/>
        <w:rPr>
          <w:rFonts w:ascii="Arial" w:hAnsi="Arial" w:cs="Arial"/>
        </w:rPr>
      </w:pPr>
      <w:r w:rsidRPr="00323037">
        <w:rPr>
          <w:rFonts w:ascii="Arial" w:hAnsi="Arial" w:cs="Arial"/>
        </w:rPr>
        <w:t xml:space="preserve">Libraries: Requests, </w:t>
      </w:r>
      <w:proofErr w:type="spellStart"/>
      <w:r w:rsidRPr="00323037">
        <w:rPr>
          <w:rFonts w:ascii="Arial" w:hAnsi="Arial" w:cs="Arial"/>
        </w:rPr>
        <w:t>httpx</w:t>
      </w:r>
      <w:proofErr w:type="spellEnd"/>
      <w:r w:rsidRPr="00323037">
        <w:rPr>
          <w:rFonts w:ascii="Arial" w:hAnsi="Arial" w:cs="Arial"/>
        </w:rPr>
        <w:t xml:space="preserve">, </w:t>
      </w:r>
      <w:proofErr w:type="spellStart"/>
      <w:r w:rsidRPr="00323037">
        <w:rPr>
          <w:rFonts w:ascii="Arial" w:hAnsi="Arial" w:cs="Arial"/>
        </w:rPr>
        <w:t>PyJWT</w:t>
      </w:r>
      <w:proofErr w:type="spellEnd"/>
      <w:r w:rsidRPr="00323037">
        <w:rPr>
          <w:rFonts w:ascii="Arial" w:hAnsi="Arial" w:cs="Arial"/>
        </w:rPr>
        <w:t xml:space="preserve">, </w:t>
      </w:r>
      <w:proofErr w:type="spellStart"/>
      <w:r w:rsidRPr="00323037">
        <w:rPr>
          <w:rFonts w:ascii="Arial" w:hAnsi="Arial" w:cs="Arial"/>
        </w:rPr>
        <w:t>Pydantic</w:t>
      </w:r>
      <w:proofErr w:type="spellEnd"/>
      <w:r w:rsidRPr="00323037">
        <w:rPr>
          <w:rFonts w:ascii="Arial" w:hAnsi="Arial" w:cs="Arial"/>
        </w:rPr>
        <w:t xml:space="preserve"> (scanner); </w:t>
      </w:r>
      <w:proofErr w:type="spellStart"/>
      <w:r w:rsidRPr="00323037">
        <w:rPr>
          <w:rFonts w:ascii="Arial" w:hAnsi="Arial" w:cs="Arial"/>
        </w:rPr>
        <w:t>FastAPI</w:t>
      </w:r>
      <w:proofErr w:type="spellEnd"/>
      <w:r w:rsidRPr="00323037">
        <w:rPr>
          <w:rFonts w:ascii="Arial" w:hAnsi="Arial" w:cs="Arial"/>
        </w:rPr>
        <w:t xml:space="preserve"> (lab API).</w:t>
      </w:r>
    </w:p>
    <w:p w14:paraId="1DA68C04"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Supporting tools: OWASP ZAP (baseline comparison), Postman / Newman (API testing reference), Docker (containerised lab environment).</w:t>
      </w:r>
    </w:p>
    <w:p w14:paraId="19563632"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Version control and documentation: GitHub, LaTeX and Word for the dissertation.</w:t>
      </w:r>
    </w:p>
    <w:p w14:paraId="1B69CD3F" w14:textId="77777777" w:rsidR="00354114" w:rsidRPr="00323037" w:rsidRDefault="00354114" w:rsidP="00354114">
      <w:pPr>
        <w:ind w:left="1134" w:hanging="425"/>
        <w:rPr>
          <w:rFonts w:ascii="Arial" w:hAnsi="Arial" w:cs="Arial"/>
        </w:rPr>
      </w:pPr>
    </w:p>
    <w:p w14:paraId="44F39C63" w14:textId="77777777" w:rsidR="00354114" w:rsidRPr="00323037" w:rsidRDefault="00354114" w:rsidP="00354114">
      <w:pPr>
        <w:ind w:left="1134" w:hanging="425"/>
        <w:rPr>
          <w:rFonts w:ascii="Arial" w:hAnsi="Arial" w:cs="Arial"/>
          <w:b/>
          <w:bCs/>
        </w:rPr>
      </w:pPr>
      <w:r w:rsidRPr="00323037">
        <w:rPr>
          <w:rFonts w:ascii="Arial" w:hAnsi="Arial" w:cs="Arial"/>
          <w:b/>
          <w:bCs/>
        </w:rPr>
        <w:t>Skills to Acquire</w:t>
      </w:r>
    </w:p>
    <w:p w14:paraId="50C36C23" w14:textId="775BD155" w:rsidR="00354114" w:rsidRPr="00323037" w:rsidRDefault="00354114" w:rsidP="00354114">
      <w:pPr>
        <w:numPr>
          <w:ilvl w:val="0"/>
          <w:numId w:val="4"/>
        </w:numPr>
        <w:ind w:left="1134" w:hanging="425"/>
        <w:rPr>
          <w:rFonts w:ascii="Arial" w:hAnsi="Arial" w:cs="Arial"/>
        </w:rPr>
      </w:pPr>
      <w:r w:rsidRPr="00323037">
        <w:rPr>
          <w:rFonts w:ascii="Arial" w:hAnsi="Arial" w:cs="Arial"/>
        </w:rPr>
        <w:t xml:space="preserve">In-depth knowledge of OAuth 2.0 attack </w:t>
      </w:r>
    </w:p>
    <w:p w14:paraId="74186350" w14:textId="795A8AF5" w:rsidR="00354114" w:rsidRPr="00323037" w:rsidRDefault="00354114" w:rsidP="00354114">
      <w:pPr>
        <w:numPr>
          <w:ilvl w:val="0"/>
          <w:numId w:val="4"/>
        </w:numPr>
        <w:ind w:left="1134" w:hanging="425"/>
        <w:rPr>
          <w:rFonts w:ascii="Arial" w:hAnsi="Arial" w:cs="Arial"/>
        </w:rPr>
      </w:pPr>
      <w:r w:rsidRPr="00323037">
        <w:rPr>
          <w:rFonts w:ascii="Arial" w:hAnsi="Arial" w:cs="Arial"/>
        </w:rPr>
        <w:t>API fuzzing and payload generation techniques</w:t>
      </w:r>
    </w:p>
    <w:p w14:paraId="66A6E3C7" w14:textId="006D9B42" w:rsidR="00354114" w:rsidRPr="00323037" w:rsidRDefault="00354114" w:rsidP="00354114">
      <w:pPr>
        <w:numPr>
          <w:ilvl w:val="0"/>
          <w:numId w:val="4"/>
        </w:numPr>
        <w:ind w:left="1134" w:hanging="425"/>
        <w:rPr>
          <w:rFonts w:ascii="Arial" w:hAnsi="Arial" w:cs="Arial"/>
        </w:rPr>
      </w:pPr>
      <w:r w:rsidRPr="00323037">
        <w:rPr>
          <w:rFonts w:ascii="Arial" w:hAnsi="Arial" w:cs="Arial"/>
        </w:rPr>
        <w:t>Designing and conducting security experiments with measurable outcomes.</w:t>
      </w:r>
    </w:p>
    <w:p w14:paraId="2B7D42E7" w14:textId="77777777" w:rsidR="00354114" w:rsidRPr="00323037" w:rsidRDefault="00354114" w:rsidP="00354114">
      <w:pPr>
        <w:ind w:left="1134" w:hanging="425"/>
        <w:rPr>
          <w:rFonts w:ascii="Arial" w:hAnsi="Arial" w:cs="Arial"/>
        </w:rPr>
      </w:pPr>
    </w:p>
    <w:p w14:paraId="7F7C6A30" w14:textId="77777777" w:rsidR="00354114" w:rsidRPr="00323037" w:rsidRDefault="00354114" w:rsidP="00354114">
      <w:pPr>
        <w:ind w:left="1134" w:hanging="425"/>
        <w:rPr>
          <w:rFonts w:ascii="Arial" w:hAnsi="Arial" w:cs="Arial"/>
          <w:b/>
          <w:bCs/>
        </w:rPr>
      </w:pPr>
      <w:r w:rsidRPr="00323037">
        <w:rPr>
          <w:rFonts w:ascii="Arial" w:hAnsi="Arial" w:cs="Arial"/>
          <w:b/>
          <w:bCs/>
        </w:rPr>
        <w:t>Design and Build</w:t>
      </w:r>
    </w:p>
    <w:p w14:paraId="63029E35"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lastRenderedPageBreak/>
        <w:t xml:space="preserve">A modular Python-based scanner with pluggable vulnerability </w:t>
      </w:r>
      <w:proofErr w:type="gramStart"/>
      <w:r w:rsidRPr="00323037">
        <w:rPr>
          <w:rFonts w:ascii="Arial" w:hAnsi="Arial" w:cs="Arial"/>
        </w:rPr>
        <w:t>check</w:t>
      </w:r>
      <w:proofErr w:type="gramEnd"/>
      <w:r w:rsidRPr="00323037">
        <w:rPr>
          <w:rFonts w:ascii="Arial" w:hAnsi="Arial" w:cs="Arial"/>
        </w:rPr>
        <w:t xml:space="preserve"> modules.</w:t>
      </w:r>
    </w:p>
    <w:p w14:paraId="767C514F"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A deliberately vulnerable financial API lab with documented known vulnerabilities for ground-truth evaluation.</w:t>
      </w:r>
    </w:p>
    <w:p w14:paraId="1A483FC8" w14:textId="77777777" w:rsidR="00354114" w:rsidRPr="00323037" w:rsidRDefault="00354114" w:rsidP="00354114">
      <w:pPr>
        <w:numPr>
          <w:ilvl w:val="0"/>
          <w:numId w:val="4"/>
        </w:numPr>
        <w:ind w:left="1134" w:hanging="425"/>
        <w:rPr>
          <w:rFonts w:ascii="Arial" w:hAnsi="Arial" w:cs="Arial"/>
        </w:rPr>
      </w:pPr>
      <w:r w:rsidRPr="00323037">
        <w:rPr>
          <w:rFonts w:ascii="Arial" w:hAnsi="Arial" w:cs="Arial"/>
        </w:rPr>
        <w:t>A reporting module that produces structured JSON and human-readable HTML vulnerability reports.</w:t>
      </w:r>
    </w:p>
    <w:p w14:paraId="2594E213" w14:textId="77777777" w:rsidR="004C584A" w:rsidRPr="00323037" w:rsidRDefault="004C584A" w:rsidP="004C584A">
      <w:pPr>
        <w:pStyle w:val="ListParagraph"/>
        <w:rPr>
          <w:rFonts w:ascii="Arial" w:hAnsi="Arial" w:cs="Arial"/>
          <w:b/>
          <w:bCs/>
        </w:rPr>
      </w:pPr>
    </w:p>
    <w:p w14:paraId="757DE82A" w14:textId="568CF8D1" w:rsidR="002A5F46" w:rsidRPr="00323037" w:rsidRDefault="002A5F46" w:rsidP="002A5F46">
      <w:pPr>
        <w:pStyle w:val="ListParagraph"/>
        <w:numPr>
          <w:ilvl w:val="0"/>
          <w:numId w:val="2"/>
        </w:numPr>
        <w:rPr>
          <w:rFonts w:ascii="Arial" w:hAnsi="Arial" w:cs="Arial"/>
          <w:b/>
          <w:bCs/>
        </w:rPr>
      </w:pPr>
      <w:r w:rsidRPr="00323037">
        <w:rPr>
          <w:rFonts w:ascii="Arial" w:hAnsi="Arial" w:cs="Arial"/>
          <w:b/>
          <w:bCs/>
        </w:rPr>
        <w:t>Project deliverables</w:t>
      </w:r>
    </w:p>
    <w:p w14:paraId="393D4090" w14:textId="77777777" w:rsidR="00C70130" w:rsidRPr="00323037" w:rsidRDefault="00C70130" w:rsidP="00354114">
      <w:pPr>
        <w:pStyle w:val="ListParagraph"/>
        <w:rPr>
          <w:rFonts w:ascii="Arial" w:hAnsi="Arial" w:cs="Arial"/>
          <w:b/>
          <w:bCs/>
        </w:rPr>
      </w:pPr>
    </w:p>
    <w:p w14:paraId="53331A79" w14:textId="6B2CFE49" w:rsidR="00354114" w:rsidRPr="00323037" w:rsidRDefault="00C70130" w:rsidP="00354114">
      <w:pPr>
        <w:pStyle w:val="ListParagraph"/>
        <w:rPr>
          <w:rFonts w:ascii="Arial" w:hAnsi="Arial" w:cs="Arial"/>
          <w:b/>
          <w:bCs/>
        </w:rPr>
      </w:pPr>
      <w:r w:rsidRPr="00323037">
        <w:rPr>
          <w:rFonts w:ascii="Arial" w:hAnsi="Arial" w:cs="Arial"/>
          <w:b/>
          <w:bCs/>
        </w:rPr>
        <w:t>Software Artefacts:</w:t>
      </w:r>
    </w:p>
    <w:p w14:paraId="2490DDAF" w14:textId="077F789C" w:rsidR="00354114" w:rsidRPr="00323037" w:rsidRDefault="00354114" w:rsidP="00354114">
      <w:pPr>
        <w:pStyle w:val="ListParagraph"/>
        <w:numPr>
          <w:ilvl w:val="0"/>
          <w:numId w:val="8"/>
        </w:numPr>
        <w:rPr>
          <w:rFonts w:ascii="Arial" w:hAnsi="Arial" w:cs="Arial"/>
        </w:rPr>
      </w:pPr>
      <w:r w:rsidRPr="00323037">
        <w:rPr>
          <w:rFonts w:ascii="Arial" w:hAnsi="Arial" w:cs="Arial"/>
        </w:rPr>
        <w:t>Automated API Vulnerability Scanner (Python CLI).</w:t>
      </w:r>
    </w:p>
    <w:p w14:paraId="7DAEF440" w14:textId="26366C54" w:rsidR="00354114" w:rsidRPr="00323037" w:rsidRDefault="00354114" w:rsidP="00354114">
      <w:pPr>
        <w:pStyle w:val="ListParagraph"/>
        <w:numPr>
          <w:ilvl w:val="0"/>
          <w:numId w:val="8"/>
        </w:numPr>
        <w:rPr>
          <w:rFonts w:ascii="Arial" w:hAnsi="Arial" w:cs="Arial"/>
        </w:rPr>
      </w:pPr>
      <w:r w:rsidRPr="00323037">
        <w:rPr>
          <w:rFonts w:ascii="Arial" w:hAnsi="Arial" w:cs="Arial"/>
        </w:rPr>
        <w:t>Vulnerable Financial API Lab (Docker-composed environmen</w:t>
      </w:r>
      <w:r w:rsidR="00C70130" w:rsidRPr="00323037">
        <w:rPr>
          <w:rFonts w:ascii="Arial" w:hAnsi="Arial" w:cs="Arial"/>
        </w:rPr>
        <w:t>t</w:t>
      </w:r>
      <w:r w:rsidRPr="00323037">
        <w:rPr>
          <w:rFonts w:ascii="Arial" w:hAnsi="Arial" w:cs="Arial"/>
        </w:rPr>
        <w:t>).</w:t>
      </w:r>
    </w:p>
    <w:p w14:paraId="1FFC3A28" w14:textId="77777777" w:rsidR="00354114" w:rsidRPr="00323037" w:rsidRDefault="00354114" w:rsidP="00354114">
      <w:pPr>
        <w:pStyle w:val="ListParagraph"/>
        <w:numPr>
          <w:ilvl w:val="0"/>
          <w:numId w:val="8"/>
        </w:numPr>
        <w:rPr>
          <w:rFonts w:ascii="Arial" w:hAnsi="Arial" w:cs="Arial"/>
        </w:rPr>
      </w:pPr>
      <w:r w:rsidRPr="00323037">
        <w:rPr>
          <w:rFonts w:ascii="Arial" w:hAnsi="Arial" w:cs="Arial"/>
        </w:rPr>
        <w:t xml:space="preserve">Evaluation Dataset: structured results of scanner </w:t>
      </w:r>
      <w:proofErr w:type="gramStart"/>
      <w:r w:rsidRPr="00323037">
        <w:rPr>
          <w:rFonts w:ascii="Arial" w:hAnsi="Arial" w:cs="Arial"/>
        </w:rPr>
        <w:t>runs</w:t>
      </w:r>
      <w:proofErr w:type="gramEnd"/>
      <w:r w:rsidRPr="00323037">
        <w:rPr>
          <w:rFonts w:ascii="Arial" w:hAnsi="Arial" w:cs="Arial"/>
        </w:rPr>
        <w:t xml:space="preserve"> against the lab environment and any authorised sandbox APIs.</w:t>
      </w:r>
    </w:p>
    <w:p w14:paraId="774D992E" w14:textId="57B6EF03" w:rsidR="00354114" w:rsidRPr="00323037" w:rsidRDefault="00354114" w:rsidP="00354114">
      <w:pPr>
        <w:pStyle w:val="ListParagraph"/>
        <w:numPr>
          <w:ilvl w:val="0"/>
          <w:numId w:val="8"/>
        </w:numPr>
        <w:rPr>
          <w:rFonts w:ascii="Arial" w:hAnsi="Arial" w:cs="Arial"/>
        </w:rPr>
      </w:pPr>
      <w:r w:rsidRPr="00323037">
        <w:rPr>
          <w:rFonts w:ascii="Arial" w:hAnsi="Arial" w:cs="Arial"/>
        </w:rPr>
        <w:t>HTML/JSON Vulnerability Report Generator.</w:t>
      </w:r>
    </w:p>
    <w:p w14:paraId="32E7B0FE" w14:textId="6D722BF0" w:rsidR="00C70130" w:rsidRPr="00323037" w:rsidRDefault="00C70130" w:rsidP="00C70130">
      <w:pPr>
        <w:ind w:left="720"/>
        <w:rPr>
          <w:rFonts w:ascii="Arial" w:hAnsi="Arial" w:cs="Arial"/>
          <w:b/>
          <w:bCs/>
        </w:rPr>
      </w:pPr>
      <w:r w:rsidRPr="00323037">
        <w:rPr>
          <w:rFonts w:ascii="Arial" w:hAnsi="Arial" w:cs="Arial"/>
          <w:b/>
          <w:bCs/>
        </w:rPr>
        <w:t>Document:</w:t>
      </w:r>
    </w:p>
    <w:p w14:paraId="1B84FBEE" w14:textId="42062F9D" w:rsidR="00354114" w:rsidRPr="00323037" w:rsidRDefault="00C70130" w:rsidP="00C70130">
      <w:pPr>
        <w:pStyle w:val="ListParagraph"/>
        <w:numPr>
          <w:ilvl w:val="0"/>
          <w:numId w:val="8"/>
        </w:numPr>
        <w:rPr>
          <w:rFonts w:ascii="Arial" w:hAnsi="Arial" w:cs="Arial"/>
          <w:b/>
          <w:bCs/>
        </w:rPr>
      </w:pPr>
      <w:r w:rsidRPr="00323037">
        <w:rPr>
          <w:rFonts w:ascii="Arial" w:hAnsi="Arial" w:cs="Arial"/>
        </w:rPr>
        <w:t>Dissertation</w:t>
      </w:r>
    </w:p>
    <w:p w14:paraId="3A7E4BFD" w14:textId="77777777" w:rsidR="00C70130" w:rsidRPr="00323037" w:rsidRDefault="00C70130" w:rsidP="00C70130">
      <w:pPr>
        <w:pStyle w:val="ListParagraph"/>
        <w:ind w:left="1080"/>
        <w:rPr>
          <w:rFonts w:ascii="Arial" w:hAnsi="Arial" w:cs="Arial"/>
          <w:b/>
          <w:bCs/>
        </w:rPr>
      </w:pPr>
    </w:p>
    <w:p w14:paraId="198F3A2B" w14:textId="76123D19" w:rsidR="002A5F46" w:rsidRPr="00323037" w:rsidRDefault="002A5F46" w:rsidP="002A5F46">
      <w:pPr>
        <w:pStyle w:val="ListParagraph"/>
        <w:numPr>
          <w:ilvl w:val="0"/>
          <w:numId w:val="2"/>
        </w:numPr>
        <w:rPr>
          <w:rFonts w:ascii="Arial" w:hAnsi="Arial" w:cs="Arial"/>
          <w:b/>
          <w:bCs/>
        </w:rPr>
      </w:pPr>
      <w:r w:rsidRPr="00323037">
        <w:rPr>
          <w:rFonts w:ascii="Arial" w:hAnsi="Arial" w:cs="Arial"/>
          <w:b/>
          <w:bCs/>
        </w:rPr>
        <w:t>Requirements</w:t>
      </w:r>
    </w:p>
    <w:p w14:paraId="342FFC08" w14:textId="77777777" w:rsidR="00C70130" w:rsidRPr="00323037" w:rsidRDefault="00C70130" w:rsidP="00C70130">
      <w:pPr>
        <w:pStyle w:val="ListParagraph"/>
        <w:rPr>
          <w:rFonts w:ascii="Arial" w:hAnsi="Arial" w:cs="Arial"/>
          <w:b/>
          <w:bCs/>
        </w:rPr>
      </w:pPr>
    </w:p>
    <w:p w14:paraId="5ADE767A" w14:textId="5A455526" w:rsidR="00C70130" w:rsidRPr="00C70130" w:rsidRDefault="00C70130" w:rsidP="00C70130">
      <w:pPr>
        <w:pStyle w:val="ListParagraph"/>
        <w:rPr>
          <w:rFonts w:ascii="Arial" w:hAnsi="Arial" w:cs="Arial"/>
        </w:rPr>
      </w:pPr>
      <w:r w:rsidRPr="00C70130">
        <w:rPr>
          <w:rFonts w:ascii="Arial" w:hAnsi="Arial" w:cs="Arial"/>
          <w:b/>
          <w:bCs/>
        </w:rPr>
        <w:t>Functional Requirements</w:t>
      </w:r>
      <w:r w:rsidRPr="00323037">
        <w:rPr>
          <w:rFonts w:ascii="Arial" w:hAnsi="Arial" w:cs="Arial"/>
          <w:b/>
          <w:bCs/>
        </w:rPr>
        <w:t>:</w:t>
      </w:r>
    </w:p>
    <w:p w14:paraId="2373FE23" w14:textId="77777777" w:rsidR="00C70130" w:rsidRPr="00C70130" w:rsidRDefault="00C70130" w:rsidP="00C70130">
      <w:pPr>
        <w:pStyle w:val="ListParagraph"/>
        <w:numPr>
          <w:ilvl w:val="0"/>
          <w:numId w:val="9"/>
        </w:numPr>
        <w:ind w:left="1134" w:hanging="425"/>
        <w:rPr>
          <w:rFonts w:ascii="Arial" w:hAnsi="Arial" w:cs="Arial"/>
        </w:rPr>
      </w:pPr>
      <w:r w:rsidRPr="00C70130">
        <w:rPr>
          <w:rFonts w:ascii="Arial" w:hAnsi="Arial" w:cs="Arial"/>
        </w:rPr>
        <w:t>Take a website address and an API spec file as input, and automatically find all the endpoints (URLs) to test</w:t>
      </w:r>
    </w:p>
    <w:p w14:paraId="33E95A0F" w14:textId="10DE8D4A" w:rsidR="00C70130" w:rsidRPr="00C70130" w:rsidRDefault="00C70130" w:rsidP="00C70130">
      <w:pPr>
        <w:pStyle w:val="ListParagraph"/>
        <w:numPr>
          <w:ilvl w:val="0"/>
          <w:numId w:val="9"/>
        </w:numPr>
        <w:ind w:left="1134" w:hanging="425"/>
        <w:rPr>
          <w:rFonts w:ascii="Arial" w:hAnsi="Arial" w:cs="Arial"/>
        </w:rPr>
      </w:pPr>
      <w:r w:rsidRPr="00C70130">
        <w:rPr>
          <w:rFonts w:ascii="Arial" w:hAnsi="Arial" w:cs="Arial"/>
        </w:rPr>
        <w:t xml:space="preserve">Be able to log in using the security methods FAPI 2.0 requires (PKCE, PAR, and </w:t>
      </w:r>
      <w:proofErr w:type="spellStart"/>
      <w:r w:rsidRPr="00C70130">
        <w:rPr>
          <w:rFonts w:ascii="Arial" w:hAnsi="Arial" w:cs="Arial"/>
        </w:rPr>
        <w:t>DPoP</w:t>
      </w:r>
      <w:proofErr w:type="spellEnd"/>
      <w:r w:rsidRPr="00C70130">
        <w:rPr>
          <w:rFonts w:ascii="Arial" w:hAnsi="Arial" w:cs="Arial"/>
        </w:rPr>
        <w:t>) before it starts testing</w:t>
      </w:r>
    </w:p>
    <w:p w14:paraId="1A30C705" w14:textId="77777777" w:rsidR="00C70130" w:rsidRPr="00C70130" w:rsidRDefault="00C70130" w:rsidP="00C70130">
      <w:pPr>
        <w:pStyle w:val="ListParagraph"/>
        <w:numPr>
          <w:ilvl w:val="0"/>
          <w:numId w:val="9"/>
        </w:numPr>
        <w:ind w:left="1134" w:hanging="425"/>
        <w:rPr>
          <w:rFonts w:ascii="Arial" w:hAnsi="Arial" w:cs="Arial"/>
        </w:rPr>
      </w:pPr>
      <w:r w:rsidRPr="00C70130">
        <w:rPr>
          <w:rFonts w:ascii="Arial" w:hAnsi="Arial" w:cs="Arial"/>
        </w:rPr>
        <w:t>Automatically try to "break" each endpoint's security in various ways, checking specifically for FAPI 2.0 rule violations (like whether PAR/PKCE are properly enforced, tokens are bound correctly, etc.)</w:t>
      </w:r>
    </w:p>
    <w:p w14:paraId="5C4FCEED" w14:textId="77777777" w:rsidR="00C70130" w:rsidRPr="00C70130" w:rsidRDefault="00C70130" w:rsidP="00C70130">
      <w:pPr>
        <w:pStyle w:val="ListParagraph"/>
        <w:numPr>
          <w:ilvl w:val="0"/>
          <w:numId w:val="9"/>
        </w:numPr>
        <w:ind w:left="1134" w:hanging="425"/>
        <w:rPr>
          <w:rFonts w:ascii="Arial" w:hAnsi="Arial" w:cs="Arial"/>
        </w:rPr>
      </w:pPr>
      <w:r w:rsidRPr="00C70130">
        <w:rPr>
          <w:rFonts w:ascii="Arial" w:hAnsi="Arial" w:cs="Arial"/>
        </w:rPr>
        <w:t xml:space="preserve">Generate a clear report </w:t>
      </w:r>
      <w:proofErr w:type="gramStart"/>
      <w:r w:rsidRPr="00C70130">
        <w:rPr>
          <w:rFonts w:ascii="Arial" w:hAnsi="Arial" w:cs="Arial"/>
        </w:rPr>
        <w:t>showing:</w:t>
      </w:r>
      <w:proofErr w:type="gramEnd"/>
      <w:r w:rsidRPr="00C70130">
        <w:rPr>
          <w:rFonts w:ascii="Arial" w:hAnsi="Arial" w:cs="Arial"/>
        </w:rPr>
        <w:t xml:space="preserve"> which endpoints failed, which specific rule they broke, how serious it is, and how to fix it</w:t>
      </w:r>
    </w:p>
    <w:p w14:paraId="7CC23834" w14:textId="77777777" w:rsidR="00C70130" w:rsidRPr="00323037" w:rsidRDefault="00C70130" w:rsidP="00C70130">
      <w:pPr>
        <w:pStyle w:val="ListParagraph"/>
        <w:numPr>
          <w:ilvl w:val="0"/>
          <w:numId w:val="9"/>
        </w:numPr>
        <w:ind w:left="1134" w:hanging="425"/>
        <w:rPr>
          <w:rFonts w:ascii="Arial" w:hAnsi="Arial" w:cs="Arial"/>
        </w:rPr>
      </w:pPr>
      <w:r w:rsidRPr="00C70130">
        <w:rPr>
          <w:rFonts w:ascii="Arial" w:hAnsi="Arial" w:cs="Arial"/>
        </w:rPr>
        <w:t>The test lab (fake bank environment) must have at least one deliberately broken example for every rule being tested, so the tool has something real to catch</w:t>
      </w:r>
    </w:p>
    <w:p w14:paraId="1B76D7B5" w14:textId="77777777" w:rsidR="00C70130" w:rsidRPr="00C70130" w:rsidRDefault="00C70130" w:rsidP="00C70130">
      <w:pPr>
        <w:pStyle w:val="ListParagraph"/>
        <w:ind w:left="1134"/>
        <w:rPr>
          <w:rFonts w:ascii="Arial" w:hAnsi="Arial" w:cs="Arial"/>
        </w:rPr>
      </w:pPr>
    </w:p>
    <w:p w14:paraId="41F3287D" w14:textId="17F14CA2" w:rsidR="00C70130" w:rsidRPr="00C70130" w:rsidRDefault="00C70130" w:rsidP="00C70130">
      <w:pPr>
        <w:pStyle w:val="ListParagraph"/>
        <w:rPr>
          <w:rFonts w:ascii="Arial" w:hAnsi="Arial" w:cs="Arial"/>
        </w:rPr>
      </w:pPr>
      <w:r w:rsidRPr="00C70130">
        <w:rPr>
          <w:rFonts w:ascii="Arial" w:hAnsi="Arial" w:cs="Arial"/>
          <w:b/>
          <w:bCs/>
        </w:rPr>
        <w:t>Non-Functional Requirements</w:t>
      </w:r>
      <w:r w:rsidRPr="00323037">
        <w:rPr>
          <w:rFonts w:ascii="Arial" w:hAnsi="Arial" w:cs="Arial"/>
          <w:b/>
          <w:bCs/>
        </w:rPr>
        <w:t>:</w:t>
      </w:r>
    </w:p>
    <w:p w14:paraId="28651828" w14:textId="77777777" w:rsidR="00C70130" w:rsidRPr="00C70130" w:rsidRDefault="00C70130" w:rsidP="00C70130">
      <w:pPr>
        <w:pStyle w:val="ListParagraph"/>
        <w:numPr>
          <w:ilvl w:val="0"/>
          <w:numId w:val="10"/>
        </w:numPr>
        <w:ind w:left="1134" w:hanging="425"/>
        <w:rPr>
          <w:rFonts w:ascii="Arial" w:hAnsi="Arial" w:cs="Arial"/>
        </w:rPr>
      </w:pPr>
      <w:r w:rsidRPr="00C70130">
        <w:rPr>
          <w:rFonts w:ascii="Arial" w:hAnsi="Arial" w:cs="Arial"/>
        </w:rPr>
        <w:t>Should be able to scan a 20-endpoint API in under 10 minutes on a normal computer</w:t>
      </w:r>
    </w:p>
    <w:p w14:paraId="495C7AB7" w14:textId="77777777" w:rsidR="00C70130" w:rsidRPr="00C70130" w:rsidRDefault="00C70130" w:rsidP="00C70130">
      <w:pPr>
        <w:pStyle w:val="ListParagraph"/>
        <w:numPr>
          <w:ilvl w:val="0"/>
          <w:numId w:val="10"/>
        </w:numPr>
        <w:ind w:left="1134" w:hanging="425"/>
        <w:rPr>
          <w:rFonts w:ascii="Arial" w:hAnsi="Arial" w:cs="Arial"/>
        </w:rPr>
      </w:pPr>
      <w:r w:rsidRPr="00C70130">
        <w:rPr>
          <w:rFonts w:ascii="Arial" w:hAnsi="Arial" w:cs="Arial"/>
        </w:rPr>
        <w:t>Should be free/</w:t>
      </w:r>
      <w:proofErr w:type="gramStart"/>
      <w:r w:rsidRPr="00C70130">
        <w:rPr>
          <w:rFonts w:ascii="Arial" w:hAnsi="Arial" w:cs="Arial"/>
        </w:rPr>
        <w:t>open-source</w:t>
      </w:r>
      <w:proofErr w:type="gramEnd"/>
      <w:r w:rsidRPr="00C70130">
        <w:rPr>
          <w:rFonts w:ascii="Arial" w:hAnsi="Arial" w:cs="Arial"/>
        </w:rPr>
        <w:t>, with instructions so anyone can set it up and reproduce the results</w:t>
      </w:r>
    </w:p>
    <w:p w14:paraId="7BDCA38E" w14:textId="77777777" w:rsidR="00C70130" w:rsidRPr="00C70130" w:rsidRDefault="00C70130" w:rsidP="00C70130">
      <w:pPr>
        <w:pStyle w:val="ListParagraph"/>
        <w:numPr>
          <w:ilvl w:val="0"/>
          <w:numId w:val="10"/>
        </w:numPr>
        <w:ind w:left="1134" w:hanging="425"/>
        <w:rPr>
          <w:rFonts w:ascii="Arial" w:hAnsi="Arial" w:cs="Arial"/>
        </w:rPr>
      </w:pPr>
      <w:r w:rsidRPr="00C70130">
        <w:rPr>
          <w:rFonts w:ascii="Arial" w:hAnsi="Arial" w:cs="Arial"/>
        </w:rPr>
        <w:t>Should track and report how often it wrongly flags something as broken when it isn't (false positives), and discuss that in the evaluation</w:t>
      </w:r>
    </w:p>
    <w:p w14:paraId="462F0861" w14:textId="0542C6AF" w:rsidR="00C70130" w:rsidRPr="00323037" w:rsidRDefault="00C70130" w:rsidP="00C70130">
      <w:pPr>
        <w:pStyle w:val="ListParagraph"/>
        <w:rPr>
          <w:rFonts w:ascii="Arial" w:hAnsi="Arial" w:cs="Arial"/>
        </w:rPr>
      </w:pPr>
    </w:p>
    <w:p w14:paraId="49BFFB7D" w14:textId="25E5F018" w:rsidR="0066642E" w:rsidRPr="00323037" w:rsidRDefault="002A5F46" w:rsidP="0066642E">
      <w:pPr>
        <w:pStyle w:val="ListParagraph"/>
        <w:numPr>
          <w:ilvl w:val="0"/>
          <w:numId w:val="2"/>
        </w:numPr>
        <w:rPr>
          <w:rFonts w:ascii="Arial" w:hAnsi="Arial" w:cs="Arial"/>
          <w:b/>
          <w:bCs/>
        </w:rPr>
      </w:pPr>
      <w:r w:rsidRPr="00323037">
        <w:rPr>
          <w:rFonts w:ascii="Arial" w:hAnsi="Arial" w:cs="Arial"/>
          <w:b/>
          <w:bCs/>
        </w:rPr>
        <w:t>Legal, Ethical, Professional, Social issues</w:t>
      </w:r>
    </w:p>
    <w:p w14:paraId="21BD2B75" w14:textId="77777777" w:rsidR="0066642E" w:rsidRPr="00323037" w:rsidRDefault="0066642E" w:rsidP="0066642E">
      <w:pPr>
        <w:pStyle w:val="ListParagraph"/>
        <w:rPr>
          <w:rFonts w:ascii="Arial" w:hAnsi="Arial" w:cs="Arial"/>
          <w:b/>
          <w:bCs/>
        </w:rPr>
      </w:pPr>
    </w:p>
    <w:p w14:paraId="7A09A874" w14:textId="2B4C1B39" w:rsidR="0066642E" w:rsidRPr="00323037" w:rsidRDefault="0066642E" w:rsidP="0066642E">
      <w:pPr>
        <w:pStyle w:val="ListParagraph"/>
        <w:rPr>
          <w:rFonts w:ascii="Arial" w:hAnsi="Arial" w:cs="Arial"/>
          <w:b/>
          <w:bCs/>
        </w:rPr>
      </w:pPr>
      <w:r w:rsidRPr="00323037">
        <w:rPr>
          <w:rFonts w:ascii="Arial" w:hAnsi="Arial" w:cs="Arial"/>
          <w:b/>
          <w:bCs/>
        </w:rPr>
        <w:t>Legal and Regulatory</w:t>
      </w:r>
    </w:p>
    <w:p w14:paraId="5F907595" w14:textId="77777777" w:rsidR="0066642E" w:rsidRPr="00323037" w:rsidRDefault="0066642E" w:rsidP="0066642E">
      <w:pPr>
        <w:pStyle w:val="ListParagraph"/>
        <w:rPr>
          <w:rFonts w:ascii="Arial" w:hAnsi="Arial" w:cs="Arial"/>
        </w:rPr>
      </w:pPr>
      <w:r w:rsidRPr="00323037">
        <w:rPr>
          <w:rFonts w:ascii="Arial" w:hAnsi="Arial" w:cs="Arial"/>
        </w:rPr>
        <w:t xml:space="preserve">All security testing will be conducted exclusively on systems owned or operated by </w:t>
      </w:r>
      <w:proofErr w:type="gramStart"/>
      <w:r w:rsidRPr="00323037">
        <w:rPr>
          <w:rFonts w:ascii="Arial" w:hAnsi="Arial" w:cs="Arial"/>
        </w:rPr>
        <w:t>I</w:t>
      </w:r>
      <w:proofErr w:type="gramEnd"/>
      <w:r w:rsidRPr="00323037">
        <w:rPr>
          <w:rFonts w:ascii="Arial" w:hAnsi="Arial" w:cs="Arial"/>
        </w:rPr>
        <w:t xml:space="preserve"> (lab environment) or on systems for which explicit written authorisation has been obtained. This ensures compliance with the Computer Misuse Act 1990 (UK). Any use of publicly available API sandboxes will be governed by the provider’s terms of service. No real customer financial data will be collected, processed, or stored; any synthetic data used in the lab will be entirely fabricated and will not constitute personal data under the UK GDPR.</w:t>
      </w:r>
    </w:p>
    <w:p w14:paraId="43FBB051" w14:textId="77777777" w:rsidR="0066642E" w:rsidRPr="00323037" w:rsidRDefault="0066642E" w:rsidP="0066642E">
      <w:pPr>
        <w:pStyle w:val="ListParagraph"/>
        <w:rPr>
          <w:rFonts w:ascii="Arial" w:hAnsi="Arial" w:cs="Arial"/>
        </w:rPr>
      </w:pPr>
    </w:p>
    <w:p w14:paraId="29A7EF70" w14:textId="77777777" w:rsidR="0066642E" w:rsidRPr="00323037" w:rsidRDefault="0066642E" w:rsidP="0066642E">
      <w:pPr>
        <w:pStyle w:val="ListParagraph"/>
        <w:rPr>
          <w:rFonts w:ascii="Arial" w:hAnsi="Arial" w:cs="Arial"/>
          <w:b/>
          <w:bCs/>
        </w:rPr>
      </w:pPr>
      <w:r w:rsidRPr="00323037">
        <w:rPr>
          <w:rFonts w:ascii="Arial" w:hAnsi="Arial" w:cs="Arial"/>
          <w:b/>
          <w:bCs/>
        </w:rPr>
        <w:t>Ethical Considerations</w:t>
      </w:r>
    </w:p>
    <w:p w14:paraId="2A9977A0" w14:textId="77777777" w:rsidR="0066642E" w:rsidRPr="00323037" w:rsidRDefault="0066642E" w:rsidP="0066642E">
      <w:pPr>
        <w:pStyle w:val="ListParagraph"/>
        <w:rPr>
          <w:rFonts w:ascii="Arial" w:hAnsi="Arial" w:cs="Arial"/>
        </w:rPr>
      </w:pPr>
      <w:r w:rsidRPr="00323037">
        <w:rPr>
          <w:rFonts w:ascii="Arial" w:hAnsi="Arial" w:cs="Arial"/>
        </w:rPr>
        <w:t xml:space="preserve">An ethics application will be submitted to the University of Portsmouth Ethics Committee prior to commencing any testing activity. The project does not involve human participants, sensitive personal data, or vulnerable populations, which is expected to make it a low-risk application. </w:t>
      </w:r>
    </w:p>
    <w:p w14:paraId="5C8F0A18" w14:textId="77777777" w:rsidR="0066642E" w:rsidRPr="00323037" w:rsidRDefault="0066642E" w:rsidP="0066642E">
      <w:pPr>
        <w:pStyle w:val="ListParagraph"/>
        <w:rPr>
          <w:rFonts w:ascii="Arial" w:hAnsi="Arial" w:cs="Arial"/>
        </w:rPr>
      </w:pPr>
    </w:p>
    <w:p w14:paraId="768313CE" w14:textId="77777777" w:rsidR="0066642E" w:rsidRPr="00323037" w:rsidRDefault="0066642E" w:rsidP="0066642E">
      <w:pPr>
        <w:pStyle w:val="ListParagraph"/>
        <w:rPr>
          <w:rFonts w:ascii="Arial" w:hAnsi="Arial" w:cs="Arial"/>
          <w:b/>
          <w:bCs/>
        </w:rPr>
      </w:pPr>
      <w:r w:rsidRPr="00323037">
        <w:rPr>
          <w:rFonts w:ascii="Arial" w:hAnsi="Arial" w:cs="Arial"/>
          <w:b/>
          <w:bCs/>
        </w:rPr>
        <w:t>Professional and Social Considerations</w:t>
      </w:r>
    </w:p>
    <w:p w14:paraId="1D9BC4EB" w14:textId="77777777" w:rsidR="0066642E" w:rsidRPr="00323037" w:rsidRDefault="0066642E" w:rsidP="0066642E">
      <w:pPr>
        <w:pStyle w:val="ListParagraph"/>
        <w:rPr>
          <w:rFonts w:ascii="Arial" w:hAnsi="Arial" w:cs="Arial"/>
        </w:rPr>
      </w:pPr>
      <w:r w:rsidRPr="00323037">
        <w:rPr>
          <w:rFonts w:ascii="Arial" w:hAnsi="Arial" w:cs="Arial"/>
        </w:rPr>
        <w:t>The outputs of this project may influence how financial institutions approach API security testing. Findings and tooling will be documented responsibly, and I will not publish specific vulnerability details for any real system without following coordinated disclosure processes. The scanner will include a usage disclaimer to discourage misuse.</w:t>
      </w:r>
    </w:p>
    <w:p w14:paraId="0CF0B459" w14:textId="77777777" w:rsidR="00236E45" w:rsidRPr="00323037" w:rsidRDefault="00236E45" w:rsidP="00236E45">
      <w:pPr>
        <w:pStyle w:val="ListParagraph"/>
        <w:rPr>
          <w:rFonts w:ascii="Arial" w:hAnsi="Arial" w:cs="Arial"/>
          <w:b/>
          <w:bCs/>
        </w:rPr>
      </w:pPr>
    </w:p>
    <w:p w14:paraId="7DA42FAA" w14:textId="25115A19" w:rsidR="00236E45" w:rsidRPr="00323037" w:rsidRDefault="004C584A" w:rsidP="00236E45">
      <w:pPr>
        <w:pStyle w:val="ListParagraph"/>
        <w:numPr>
          <w:ilvl w:val="0"/>
          <w:numId w:val="2"/>
        </w:numPr>
        <w:rPr>
          <w:rFonts w:ascii="Arial" w:hAnsi="Arial" w:cs="Arial"/>
          <w:b/>
          <w:bCs/>
        </w:rPr>
      </w:pPr>
      <w:r w:rsidRPr="00323037">
        <w:rPr>
          <w:rFonts w:ascii="Arial" w:hAnsi="Arial" w:cs="Arial"/>
          <w:b/>
          <w:bCs/>
        </w:rPr>
        <w:t>Facilities and Resources</w:t>
      </w:r>
    </w:p>
    <w:p w14:paraId="20C017DE" w14:textId="77777777" w:rsidR="0066642E" w:rsidRPr="00323037" w:rsidRDefault="0066642E" w:rsidP="0066642E">
      <w:pPr>
        <w:pStyle w:val="ListParagraph"/>
        <w:rPr>
          <w:rFonts w:ascii="Arial" w:hAnsi="Arial" w:cs="Arial"/>
          <w:b/>
          <w:bCs/>
        </w:rPr>
      </w:pPr>
    </w:p>
    <w:p w14:paraId="33CBBB15" w14:textId="5E97FCA0" w:rsidR="0066642E" w:rsidRPr="00323037" w:rsidRDefault="0066642E" w:rsidP="0066642E">
      <w:pPr>
        <w:pStyle w:val="ListParagraph"/>
        <w:numPr>
          <w:ilvl w:val="0"/>
          <w:numId w:val="8"/>
        </w:numPr>
        <w:spacing w:before="60" w:after="60" w:line="240" w:lineRule="auto"/>
        <w:contextualSpacing w:val="0"/>
        <w:rPr>
          <w:rFonts w:ascii="Arial" w:hAnsi="Arial" w:cs="Arial"/>
          <w:color w:val="000000" w:themeColor="text1"/>
        </w:rPr>
      </w:pPr>
      <w:r w:rsidRPr="00323037">
        <w:rPr>
          <w:rFonts w:ascii="Arial" w:hAnsi="Arial" w:cs="Arial"/>
          <w:color w:val="000000" w:themeColor="text1"/>
        </w:rPr>
        <w:t>Personal laptop (current hardware) running MacOS for scanner development and lab hosting.</w:t>
      </w:r>
    </w:p>
    <w:p w14:paraId="29D4E51B" w14:textId="77777777" w:rsidR="0066642E" w:rsidRPr="00323037" w:rsidRDefault="0066642E" w:rsidP="0066642E">
      <w:pPr>
        <w:pStyle w:val="ListParagraph"/>
        <w:numPr>
          <w:ilvl w:val="0"/>
          <w:numId w:val="8"/>
        </w:numPr>
        <w:spacing w:before="60" w:after="60" w:line="240" w:lineRule="auto"/>
        <w:contextualSpacing w:val="0"/>
        <w:rPr>
          <w:rFonts w:ascii="Arial" w:hAnsi="Arial" w:cs="Arial"/>
          <w:color w:val="000000" w:themeColor="text1"/>
        </w:rPr>
      </w:pPr>
      <w:r w:rsidRPr="00323037">
        <w:rPr>
          <w:rFonts w:ascii="Arial" w:hAnsi="Arial" w:cs="Arial"/>
          <w:color w:val="000000" w:themeColor="text1"/>
        </w:rPr>
        <w:t>Docker Desktop for containerised lab environment deployment.</w:t>
      </w:r>
    </w:p>
    <w:p w14:paraId="6765F36E" w14:textId="77777777" w:rsidR="0066642E" w:rsidRPr="00323037" w:rsidRDefault="0066642E" w:rsidP="0066642E">
      <w:pPr>
        <w:pStyle w:val="ListParagraph"/>
        <w:numPr>
          <w:ilvl w:val="0"/>
          <w:numId w:val="8"/>
        </w:numPr>
        <w:spacing w:before="60" w:after="60" w:line="240" w:lineRule="auto"/>
        <w:contextualSpacing w:val="0"/>
        <w:rPr>
          <w:rFonts w:ascii="Arial" w:hAnsi="Arial" w:cs="Arial"/>
          <w:color w:val="000000" w:themeColor="text1"/>
        </w:rPr>
      </w:pPr>
      <w:r w:rsidRPr="00323037">
        <w:rPr>
          <w:rFonts w:ascii="Arial" w:hAnsi="Arial" w:cs="Arial"/>
          <w:color w:val="000000" w:themeColor="text1"/>
        </w:rPr>
        <w:t>GitHub for version control and CI/CD pipelines.</w:t>
      </w:r>
    </w:p>
    <w:p w14:paraId="4D38ACC2" w14:textId="77777777" w:rsidR="0066642E" w:rsidRPr="00323037" w:rsidRDefault="0066642E" w:rsidP="0066642E">
      <w:pPr>
        <w:pStyle w:val="ListParagraph"/>
        <w:numPr>
          <w:ilvl w:val="0"/>
          <w:numId w:val="8"/>
        </w:numPr>
        <w:spacing w:before="60" w:after="60" w:line="240" w:lineRule="auto"/>
        <w:contextualSpacing w:val="0"/>
        <w:rPr>
          <w:rFonts w:ascii="Arial" w:hAnsi="Arial" w:cs="Arial"/>
          <w:color w:val="000000" w:themeColor="text1"/>
        </w:rPr>
      </w:pPr>
      <w:r w:rsidRPr="00323037">
        <w:rPr>
          <w:rFonts w:ascii="Arial" w:hAnsi="Arial" w:cs="Arial"/>
          <w:color w:val="000000" w:themeColor="text1"/>
        </w:rPr>
        <w:t xml:space="preserve">University of Portsmouth library access for academic journals </w:t>
      </w:r>
    </w:p>
    <w:p w14:paraId="12487A9A" w14:textId="77777777" w:rsidR="0066642E" w:rsidRPr="00323037" w:rsidRDefault="0066642E" w:rsidP="0066642E">
      <w:pPr>
        <w:pStyle w:val="ListParagraph"/>
        <w:numPr>
          <w:ilvl w:val="0"/>
          <w:numId w:val="8"/>
        </w:numPr>
        <w:spacing w:before="60" w:after="60" w:line="240" w:lineRule="auto"/>
        <w:contextualSpacing w:val="0"/>
        <w:rPr>
          <w:rFonts w:ascii="Arial" w:hAnsi="Arial" w:cs="Arial"/>
          <w:color w:val="000000" w:themeColor="text1"/>
        </w:rPr>
      </w:pPr>
      <w:r w:rsidRPr="00323037">
        <w:rPr>
          <w:rFonts w:ascii="Arial" w:hAnsi="Arial" w:cs="Arial"/>
          <w:color w:val="000000" w:themeColor="text1"/>
        </w:rPr>
        <w:t>Free-tier cloud compute (GitHub Actions) for extended evaluation runs if local hardware proves insufficient.</w:t>
      </w:r>
    </w:p>
    <w:p w14:paraId="01941D8C" w14:textId="77777777" w:rsidR="0066642E" w:rsidRPr="00323037" w:rsidRDefault="0066642E" w:rsidP="0066642E">
      <w:pPr>
        <w:pStyle w:val="ListParagraph"/>
        <w:numPr>
          <w:ilvl w:val="0"/>
          <w:numId w:val="8"/>
        </w:numPr>
        <w:spacing w:before="60" w:after="60" w:line="240" w:lineRule="auto"/>
        <w:contextualSpacing w:val="0"/>
        <w:rPr>
          <w:rFonts w:ascii="Arial" w:hAnsi="Arial" w:cs="Arial"/>
          <w:color w:val="000000" w:themeColor="text1"/>
        </w:rPr>
      </w:pPr>
      <w:r w:rsidRPr="00323037">
        <w:rPr>
          <w:rFonts w:ascii="Arial" w:hAnsi="Arial" w:cs="Arial"/>
          <w:color w:val="000000" w:themeColor="text1"/>
        </w:rPr>
        <w:t>No significant costs are anticipated; all core tools and platforms are open-source or available under free academic licences.</w:t>
      </w:r>
    </w:p>
    <w:p w14:paraId="453FA081" w14:textId="77777777" w:rsidR="00236E45" w:rsidRPr="00323037" w:rsidRDefault="00236E45" w:rsidP="0066642E">
      <w:pPr>
        <w:ind w:left="720"/>
        <w:rPr>
          <w:rFonts w:ascii="Arial" w:hAnsi="Arial" w:cs="Arial"/>
          <w:b/>
          <w:bCs/>
        </w:rPr>
      </w:pPr>
    </w:p>
    <w:p w14:paraId="3E068801" w14:textId="49827975" w:rsidR="004C584A" w:rsidRPr="00323037" w:rsidRDefault="004C584A" w:rsidP="002A5F46">
      <w:pPr>
        <w:pStyle w:val="ListParagraph"/>
        <w:numPr>
          <w:ilvl w:val="0"/>
          <w:numId w:val="2"/>
        </w:numPr>
        <w:rPr>
          <w:rFonts w:ascii="Arial" w:hAnsi="Arial" w:cs="Arial"/>
          <w:b/>
          <w:bCs/>
        </w:rPr>
      </w:pPr>
      <w:r w:rsidRPr="00323037">
        <w:rPr>
          <w:rFonts w:ascii="Arial" w:hAnsi="Arial" w:cs="Arial"/>
          <w:b/>
          <w:bCs/>
        </w:rPr>
        <w:t>Project plan</w:t>
      </w:r>
    </w:p>
    <w:p w14:paraId="63D453D8" w14:textId="77777777" w:rsidR="0066642E" w:rsidRPr="00323037" w:rsidRDefault="0066642E" w:rsidP="0066642E">
      <w:pPr>
        <w:rPr>
          <w:rFonts w:ascii="Arial" w:hAnsi="Arial" w:cs="Arial"/>
          <w:highlight w:val="yellow"/>
        </w:rPr>
      </w:pPr>
    </w:p>
    <w:tbl>
      <w:tblPr>
        <w:tblW w:w="10580" w:type="dxa"/>
        <w:tblInd w:w="-543" w:type="dxa"/>
        <w:tblLook w:val="04A0" w:firstRow="1" w:lastRow="0" w:firstColumn="1" w:lastColumn="0" w:noHBand="0" w:noVBand="1"/>
      </w:tblPr>
      <w:tblGrid>
        <w:gridCol w:w="1440"/>
        <w:gridCol w:w="3517"/>
        <w:gridCol w:w="1680"/>
        <w:gridCol w:w="1680"/>
        <w:gridCol w:w="1203"/>
        <w:gridCol w:w="1060"/>
      </w:tblGrid>
      <w:tr w:rsidR="0066642E" w:rsidRPr="00323037" w14:paraId="2D967156" w14:textId="77777777" w:rsidTr="00DF62CB">
        <w:trPr>
          <w:trHeight w:val="600"/>
        </w:trPr>
        <w:tc>
          <w:tcPr>
            <w:tcW w:w="1440" w:type="dxa"/>
            <w:tcBorders>
              <w:top w:val="single" w:sz="4" w:space="0" w:color="B7BEC9"/>
              <w:left w:val="single" w:sz="4" w:space="0" w:color="B7BEC9"/>
              <w:bottom w:val="single" w:sz="4" w:space="0" w:color="B7BEC9"/>
              <w:right w:val="single" w:sz="4" w:space="0" w:color="B7BEC9"/>
            </w:tcBorders>
            <w:shd w:val="clear" w:color="003366" w:fill="1F2D50"/>
            <w:vAlign w:val="center"/>
            <w:hideMark/>
          </w:tcPr>
          <w:p w14:paraId="63A16467" w14:textId="77777777" w:rsidR="0066642E" w:rsidRPr="00323037" w:rsidRDefault="0066642E" w:rsidP="00DF62CB">
            <w:pPr>
              <w:jc w:val="center"/>
              <w:rPr>
                <w:rFonts w:ascii="Arial" w:eastAsia="Times New Roman" w:hAnsi="Arial" w:cs="Arial"/>
                <w:b/>
                <w:bCs/>
                <w:color w:val="FFFFFF"/>
              </w:rPr>
            </w:pPr>
            <w:bookmarkStart w:id="5" w:name="_Hlk238638800"/>
            <w:r w:rsidRPr="00323037">
              <w:rPr>
                <w:rFonts w:ascii="Arial" w:eastAsia="Times New Roman" w:hAnsi="Arial" w:cs="Arial"/>
                <w:b/>
                <w:bCs/>
                <w:color w:val="FFFFFF"/>
              </w:rPr>
              <w:lastRenderedPageBreak/>
              <w:t>Phase</w:t>
            </w:r>
          </w:p>
        </w:tc>
        <w:tc>
          <w:tcPr>
            <w:tcW w:w="3599" w:type="dxa"/>
            <w:tcBorders>
              <w:top w:val="single" w:sz="4" w:space="0" w:color="B7BEC9"/>
              <w:left w:val="nil"/>
              <w:bottom w:val="single" w:sz="4" w:space="0" w:color="B7BEC9"/>
              <w:right w:val="single" w:sz="4" w:space="0" w:color="B7BEC9"/>
            </w:tcBorders>
            <w:shd w:val="clear" w:color="003366" w:fill="1F2D50"/>
            <w:vAlign w:val="center"/>
            <w:hideMark/>
          </w:tcPr>
          <w:p w14:paraId="4195A294" w14:textId="77777777" w:rsidR="0066642E" w:rsidRPr="00323037" w:rsidRDefault="0066642E" w:rsidP="00DF62CB">
            <w:pPr>
              <w:jc w:val="center"/>
              <w:rPr>
                <w:rFonts w:ascii="Arial" w:eastAsia="Times New Roman" w:hAnsi="Arial" w:cs="Arial"/>
                <w:b/>
                <w:bCs/>
                <w:color w:val="FFFFFF"/>
              </w:rPr>
            </w:pPr>
            <w:r w:rsidRPr="00323037">
              <w:rPr>
                <w:rFonts w:ascii="Arial" w:eastAsia="Times New Roman" w:hAnsi="Arial" w:cs="Arial"/>
                <w:b/>
                <w:bCs/>
                <w:color w:val="FFFFFF"/>
              </w:rPr>
              <w:t>Description</w:t>
            </w:r>
          </w:p>
        </w:tc>
        <w:tc>
          <w:tcPr>
            <w:tcW w:w="1680" w:type="dxa"/>
            <w:tcBorders>
              <w:top w:val="single" w:sz="4" w:space="0" w:color="B7BEC9"/>
              <w:left w:val="nil"/>
              <w:bottom w:val="single" w:sz="4" w:space="0" w:color="B7BEC9"/>
              <w:right w:val="single" w:sz="4" w:space="0" w:color="B7BEC9"/>
            </w:tcBorders>
            <w:shd w:val="clear" w:color="003366" w:fill="1F2D50"/>
            <w:vAlign w:val="center"/>
            <w:hideMark/>
          </w:tcPr>
          <w:p w14:paraId="248AD578" w14:textId="77777777" w:rsidR="0066642E" w:rsidRPr="00323037" w:rsidRDefault="0066642E" w:rsidP="00DF62CB">
            <w:pPr>
              <w:jc w:val="center"/>
              <w:rPr>
                <w:rFonts w:ascii="Arial" w:eastAsia="Times New Roman" w:hAnsi="Arial" w:cs="Arial"/>
                <w:b/>
                <w:bCs/>
                <w:color w:val="FFFFFF"/>
              </w:rPr>
            </w:pPr>
            <w:r w:rsidRPr="00323037">
              <w:rPr>
                <w:rFonts w:ascii="Arial" w:eastAsia="Times New Roman" w:hAnsi="Arial" w:cs="Arial"/>
                <w:b/>
                <w:bCs/>
                <w:color w:val="FFFFFF"/>
              </w:rPr>
              <w:t>Start Date</w:t>
            </w:r>
          </w:p>
        </w:tc>
        <w:tc>
          <w:tcPr>
            <w:tcW w:w="1680" w:type="dxa"/>
            <w:tcBorders>
              <w:top w:val="single" w:sz="4" w:space="0" w:color="B7BEC9"/>
              <w:left w:val="nil"/>
              <w:bottom w:val="single" w:sz="4" w:space="0" w:color="B7BEC9"/>
              <w:right w:val="single" w:sz="4" w:space="0" w:color="B7BEC9"/>
            </w:tcBorders>
            <w:shd w:val="clear" w:color="003366" w:fill="1F2D50"/>
            <w:vAlign w:val="center"/>
            <w:hideMark/>
          </w:tcPr>
          <w:p w14:paraId="7D2C1DEE" w14:textId="77777777" w:rsidR="0066642E" w:rsidRPr="00323037" w:rsidRDefault="0066642E" w:rsidP="00DF62CB">
            <w:pPr>
              <w:jc w:val="center"/>
              <w:rPr>
                <w:rFonts w:ascii="Arial" w:eastAsia="Times New Roman" w:hAnsi="Arial" w:cs="Arial"/>
                <w:b/>
                <w:bCs/>
                <w:color w:val="FFFFFF"/>
              </w:rPr>
            </w:pPr>
            <w:r w:rsidRPr="00323037">
              <w:rPr>
                <w:rFonts w:ascii="Arial" w:eastAsia="Times New Roman" w:hAnsi="Arial" w:cs="Arial"/>
                <w:b/>
                <w:bCs/>
                <w:color w:val="FFFFFF"/>
              </w:rPr>
              <w:t>End Date</w:t>
            </w:r>
          </w:p>
        </w:tc>
        <w:tc>
          <w:tcPr>
            <w:tcW w:w="1121" w:type="dxa"/>
            <w:tcBorders>
              <w:top w:val="single" w:sz="4" w:space="0" w:color="B7BEC9"/>
              <w:left w:val="nil"/>
              <w:bottom w:val="single" w:sz="4" w:space="0" w:color="B7BEC9"/>
              <w:right w:val="single" w:sz="4" w:space="0" w:color="B7BEC9"/>
            </w:tcBorders>
            <w:shd w:val="clear" w:color="003366" w:fill="1F2D50"/>
            <w:vAlign w:val="center"/>
            <w:hideMark/>
          </w:tcPr>
          <w:p w14:paraId="20851C4A" w14:textId="77777777" w:rsidR="0066642E" w:rsidRPr="00323037" w:rsidRDefault="0066642E" w:rsidP="00DF62CB">
            <w:pPr>
              <w:jc w:val="center"/>
              <w:rPr>
                <w:rFonts w:ascii="Arial" w:eastAsia="Times New Roman" w:hAnsi="Arial" w:cs="Arial"/>
                <w:b/>
                <w:bCs/>
                <w:color w:val="FFFFFF"/>
              </w:rPr>
            </w:pPr>
            <w:r w:rsidRPr="00323037">
              <w:rPr>
                <w:rFonts w:ascii="Arial" w:eastAsia="Times New Roman" w:hAnsi="Arial" w:cs="Arial"/>
                <w:b/>
                <w:bCs/>
                <w:color w:val="FFFFFF"/>
              </w:rPr>
              <w:t>Duration (days)</w:t>
            </w:r>
          </w:p>
        </w:tc>
        <w:tc>
          <w:tcPr>
            <w:tcW w:w="1060" w:type="dxa"/>
            <w:tcBorders>
              <w:top w:val="single" w:sz="4" w:space="0" w:color="B7BEC9"/>
              <w:left w:val="nil"/>
              <w:bottom w:val="single" w:sz="4" w:space="0" w:color="B7BEC9"/>
              <w:right w:val="single" w:sz="4" w:space="0" w:color="B7BEC9"/>
            </w:tcBorders>
            <w:shd w:val="clear" w:color="003366" w:fill="1F2D50"/>
            <w:vAlign w:val="center"/>
            <w:hideMark/>
          </w:tcPr>
          <w:p w14:paraId="2D9AFADB" w14:textId="77777777" w:rsidR="0066642E" w:rsidRPr="00323037" w:rsidRDefault="0066642E" w:rsidP="00DF62CB">
            <w:pPr>
              <w:jc w:val="center"/>
              <w:rPr>
                <w:rFonts w:ascii="Arial" w:eastAsia="Times New Roman" w:hAnsi="Arial" w:cs="Arial"/>
                <w:b/>
                <w:bCs/>
                <w:color w:val="FFFFFF"/>
              </w:rPr>
            </w:pPr>
            <w:r w:rsidRPr="00323037">
              <w:rPr>
                <w:rFonts w:ascii="Arial" w:eastAsia="Times New Roman" w:hAnsi="Arial" w:cs="Arial"/>
                <w:b/>
                <w:bCs/>
                <w:color w:val="FFFFFF"/>
              </w:rPr>
              <w:t>Weeks</w:t>
            </w:r>
          </w:p>
        </w:tc>
      </w:tr>
      <w:tr w:rsidR="0066642E" w:rsidRPr="00323037" w14:paraId="5F6B805B" w14:textId="77777777" w:rsidTr="00DF62CB">
        <w:trPr>
          <w:trHeight w:val="675"/>
        </w:trPr>
        <w:tc>
          <w:tcPr>
            <w:tcW w:w="1440" w:type="dxa"/>
            <w:tcBorders>
              <w:top w:val="nil"/>
              <w:left w:val="single" w:sz="4" w:space="0" w:color="B7BEC9"/>
              <w:bottom w:val="single" w:sz="4" w:space="0" w:color="B7BEC9"/>
              <w:right w:val="single" w:sz="4" w:space="0" w:color="B7BEC9"/>
            </w:tcBorders>
            <w:shd w:val="clear" w:color="D9D9D9" w:fill="D9DEEA"/>
            <w:noWrap/>
            <w:vAlign w:val="center"/>
            <w:hideMark/>
          </w:tcPr>
          <w:p w14:paraId="7F86B88B"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Phase 1</w:t>
            </w:r>
          </w:p>
        </w:tc>
        <w:tc>
          <w:tcPr>
            <w:tcW w:w="3599" w:type="dxa"/>
            <w:tcBorders>
              <w:top w:val="nil"/>
              <w:left w:val="nil"/>
              <w:bottom w:val="single" w:sz="4" w:space="0" w:color="B7BEC9"/>
              <w:right w:val="single" w:sz="4" w:space="0" w:color="B7BEC9"/>
            </w:tcBorders>
            <w:shd w:val="clear" w:color="D9D9D9" w:fill="D9DEEA"/>
            <w:vAlign w:val="center"/>
            <w:hideMark/>
          </w:tcPr>
          <w:p w14:paraId="6E62B78F" w14:textId="77777777" w:rsidR="0066642E" w:rsidRPr="00323037" w:rsidRDefault="0066642E" w:rsidP="00DF62CB">
            <w:pPr>
              <w:rPr>
                <w:rFonts w:ascii="Arial" w:eastAsia="Times New Roman" w:hAnsi="Arial" w:cs="Arial"/>
                <w:color w:val="1A1A1A"/>
                <w:sz w:val="20"/>
                <w:szCs w:val="20"/>
              </w:rPr>
            </w:pPr>
            <w:r w:rsidRPr="00323037">
              <w:rPr>
                <w:rFonts w:ascii="Arial" w:eastAsia="Times New Roman" w:hAnsi="Arial" w:cs="Arial"/>
                <w:color w:val="1A1A1A"/>
                <w:sz w:val="20"/>
                <w:szCs w:val="20"/>
              </w:rPr>
              <w:t>Literature review, ethics application, environment setup, and tool survey</w:t>
            </w:r>
          </w:p>
        </w:tc>
        <w:tc>
          <w:tcPr>
            <w:tcW w:w="1680" w:type="dxa"/>
            <w:tcBorders>
              <w:top w:val="nil"/>
              <w:left w:val="nil"/>
              <w:bottom w:val="single" w:sz="4" w:space="0" w:color="B7BEC9"/>
              <w:right w:val="single" w:sz="4" w:space="0" w:color="B7BEC9"/>
            </w:tcBorders>
            <w:shd w:val="clear" w:color="D9D9D9" w:fill="D9DEEA"/>
            <w:noWrap/>
            <w:vAlign w:val="center"/>
            <w:hideMark/>
          </w:tcPr>
          <w:p w14:paraId="5C28EDF2"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05-Jul-26</w:t>
            </w:r>
          </w:p>
        </w:tc>
        <w:tc>
          <w:tcPr>
            <w:tcW w:w="1680" w:type="dxa"/>
            <w:tcBorders>
              <w:top w:val="nil"/>
              <w:left w:val="nil"/>
              <w:bottom w:val="single" w:sz="4" w:space="0" w:color="B7BEC9"/>
              <w:right w:val="single" w:sz="4" w:space="0" w:color="B7BEC9"/>
            </w:tcBorders>
            <w:shd w:val="clear" w:color="D9D9D9" w:fill="D9DEEA"/>
            <w:noWrap/>
            <w:vAlign w:val="center"/>
            <w:hideMark/>
          </w:tcPr>
          <w:p w14:paraId="293D46A4"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18-Jul-26</w:t>
            </w:r>
          </w:p>
        </w:tc>
        <w:tc>
          <w:tcPr>
            <w:tcW w:w="1121" w:type="dxa"/>
            <w:tcBorders>
              <w:top w:val="nil"/>
              <w:left w:val="nil"/>
              <w:bottom w:val="single" w:sz="4" w:space="0" w:color="B7BEC9"/>
              <w:right w:val="single" w:sz="4" w:space="0" w:color="B7BEC9"/>
            </w:tcBorders>
            <w:shd w:val="clear" w:color="D9D9D9" w:fill="D9DEEA"/>
            <w:noWrap/>
            <w:vAlign w:val="center"/>
            <w:hideMark/>
          </w:tcPr>
          <w:p w14:paraId="2ECBC05F"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14</w:t>
            </w:r>
          </w:p>
        </w:tc>
        <w:tc>
          <w:tcPr>
            <w:tcW w:w="1060" w:type="dxa"/>
            <w:tcBorders>
              <w:top w:val="nil"/>
              <w:left w:val="nil"/>
              <w:bottom w:val="single" w:sz="4" w:space="0" w:color="B7BEC9"/>
              <w:right w:val="single" w:sz="4" w:space="0" w:color="B7BEC9"/>
            </w:tcBorders>
            <w:shd w:val="clear" w:color="D9D9D9" w:fill="D9DEEA"/>
            <w:noWrap/>
            <w:vAlign w:val="center"/>
            <w:hideMark/>
          </w:tcPr>
          <w:p w14:paraId="599FB83A"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2</w:t>
            </w:r>
          </w:p>
        </w:tc>
      </w:tr>
      <w:tr w:rsidR="0066642E" w:rsidRPr="00323037" w14:paraId="51D5A84C" w14:textId="77777777" w:rsidTr="00DF62CB">
        <w:trPr>
          <w:trHeight w:val="675"/>
        </w:trPr>
        <w:tc>
          <w:tcPr>
            <w:tcW w:w="1440" w:type="dxa"/>
            <w:tcBorders>
              <w:top w:val="nil"/>
              <w:left w:val="single" w:sz="4" w:space="0" w:color="B7BEC9"/>
              <w:bottom w:val="single" w:sz="4" w:space="0" w:color="B7BEC9"/>
              <w:right w:val="single" w:sz="4" w:space="0" w:color="B7BEC9"/>
            </w:tcBorders>
            <w:noWrap/>
            <w:vAlign w:val="center"/>
            <w:hideMark/>
          </w:tcPr>
          <w:p w14:paraId="3A28037E"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Phase 2</w:t>
            </w:r>
          </w:p>
        </w:tc>
        <w:tc>
          <w:tcPr>
            <w:tcW w:w="3599" w:type="dxa"/>
            <w:tcBorders>
              <w:top w:val="nil"/>
              <w:left w:val="nil"/>
              <w:bottom w:val="single" w:sz="4" w:space="0" w:color="B7BEC9"/>
              <w:right w:val="single" w:sz="4" w:space="0" w:color="B7BEC9"/>
            </w:tcBorders>
            <w:vAlign w:val="center"/>
            <w:hideMark/>
          </w:tcPr>
          <w:p w14:paraId="2C1AC9D9" w14:textId="77777777" w:rsidR="0066642E" w:rsidRPr="00323037" w:rsidRDefault="0066642E" w:rsidP="00DF62CB">
            <w:pPr>
              <w:rPr>
                <w:rFonts w:ascii="Arial" w:eastAsia="Times New Roman" w:hAnsi="Arial" w:cs="Arial"/>
                <w:color w:val="1A1A1A"/>
                <w:sz w:val="20"/>
                <w:szCs w:val="20"/>
              </w:rPr>
            </w:pPr>
            <w:r w:rsidRPr="00323037">
              <w:rPr>
                <w:rFonts w:ascii="Arial" w:eastAsia="Times New Roman" w:hAnsi="Arial" w:cs="Arial"/>
                <w:color w:val="1A1A1A"/>
                <w:sz w:val="20"/>
                <w:szCs w:val="20"/>
              </w:rPr>
              <w:t>Scanner architecture design and initial module implementation (authentication, endpoint enumeration)</w:t>
            </w:r>
          </w:p>
        </w:tc>
        <w:tc>
          <w:tcPr>
            <w:tcW w:w="1680" w:type="dxa"/>
            <w:tcBorders>
              <w:top w:val="nil"/>
              <w:left w:val="nil"/>
              <w:bottom w:val="single" w:sz="4" w:space="0" w:color="B7BEC9"/>
              <w:right w:val="single" w:sz="4" w:space="0" w:color="B7BEC9"/>
            </w:tcBorders>
            <w:noWrap/>
            <w:vAlign w:val="center"/>
            <w:hideMark/>
          </w:tcPr>
          <w:p w14:paraId="1ABE51D7"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15-Jul-26</w:t>
            </w:r>
          </w:p>
        </w:tc>
        <w:tc>
          <w:tcPr>
            <w:tcW w:w="1680" w:type="dxa"/>
            <w:tcBorders>
              <w:top w:val="nil"/>
              <w:left w:val="nil"/>
              <w:bottom w:val="single" w:sz="4" w:space="0" w:color="B7BEC9"/>
              <w:right w:val="single" w:sz="4" w:space="0" w:color="B7BEC9"/>
            </w:tcBorders>
            <w:noWrap/>
            <w:vAlign w:val="center"/>
            <w:hideMark/>
          </w:tcPr>
          <w:p w14:paraId="12566DF0"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01-Aug-26</w:t>
            </w:r>
          </w:p>
        </w:tc>
        <w:tc>
          <w:tcPr>
            <w:tcW w:w="1121" w:type="dxa"/>
            <w:tcBorders>
              <w:top w:val="nil"/>
              <w:left w:val="nil"/>
              <w:bottom w:val="single" w:sz="4" w:space="0" w:color="B7BEC9"/>
              <w:right w:val="single" w:sz="4" w:space="0" w:color="B7BEC9"/>
            </w:tcBorders>
            <w:noWrap/>
            <w:vAlign w:val="center"/>
            <w:hideMark/>
          </w:tcPr>
          <w:p w14:paraId="18C458F2"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14</w:t>
            </w:r>
          </w:p>
        </w:tc>
        <w:tc>
          <w:tcPr>
            <w:tcW w:w="1060" w:type="dxa"/>
            <w:tcBorders>
              <w:top w:val="nil"/>
              <w:left w:val="nil"/>
              <w:bottom w:val="single" w:sz="4" w:space="0" w:color="B7BEC9"/>
              <w:right w:val="single" w:sz="4" w:space="0" w:color="B7BEC9"/>
            </w:tcBorders>
            <w:noWrap/>
            <w:vAlign w:val="center"/>
            <w:hideMark/>
          </w:tcPr>
          <w:p w14:paraId="3F94FDB4"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2</w:t>
            </w:r>
          </w:p>
        </w:tc>
      </w:tr>
      <w:tr w:rsidR="0066642E" w:rsidRPr="00323037" w14:paraId="17C525B4" w14:textId="77777777" w:rsidTr="00DF62CB">
        <w:trPr>
          <w:trHeight w:val="675"/>
        </w:trPr>
        <w:tc>
          <w:tcPr>
            <w:tcW w:w="1440" w:type="dxa"/>
            <w:tcBorders>
              <w:top w:val="nil"/>
              <w:left w:val="single" w:sz="4" w:space="0" w:color="B7BEC9"/>
              <w:bottom w:val="single" w:sz="4" w:space="0" w:color="B7BEC9"/>
              <w:right w:val="single" w:sz="4" w:space="0" w:color="B7BEC9"/>
            </w:tcBorders>
            <w:shd w:val="clear" w:color="D9D9D9" w:fill="D9DEEA"/>
            <w:noWrap/>
            <w:vAlign w:val="center"/>
            <w:hideMark/>
          </w:tcPr>
          <w:p w14:paraId="0CA65782"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Phase 3</w:t>
            </w:r>
          </w:p>
        </w:tc>
        <w:tc>
          <w:tcPr>
            <w:tcW w:w="3599" w:type="dxa"/>
            <w:tcBorders>
              <w:top w:val="nil"/>
              <w:left w:val="nil"/>
              <w:bottom w:val="single" w:sz="4" w:space="0" w:color="B7BEC9"/>
              <w:right w:val="single" w:sz="4" w:space="0" w:color="B7BEC9"/>
            </w:tcBorders>
            <w:shd w:val="clear" w:color="D9D9D9" w:fill="D9DEEA"/>
            <w:vAlign w:val="center"/>
            <w:hideMark/>
          </w:tcPr>
          <w:p w14:paraId="6477DF48" w14:textId="77777777" w:rsidR="0066642E" w:rsidRPr="00323037" w:rsidRDefault="0066642E" w:rsidP="00DF62CB">
            <w:pPr>
              <w:rPr>
                <w:rFonts w:ascii="Arial" w:eastAsia="Times New Roman" w:hAnsi="Arial" w:cs="Arial"/>
                <w:color w:val="1A1A1A"/>
                <w:sz w:val="20"/>
                <w:szCs w:val="20"/>
              </w:rPr>
            </w:pPr>
            <w:r w:rsidRPr="00323037">
              <w:rPr>
                <w:rFonts w:ascii="Arial" w:eastAsia="Times New Roman" w:hAnsi="Arial" w:cs="Arial"/>
                <w:color w:val="1A1A1A"/>
                <w:sz w:val="20"/>
                <w:szCs w:val="20"/>
              </w:rPr>
              <w:t>Implementation of OWASP API Top 10 check modules and vulnerable lab API</w:t>
            </w:r>
          </w:p>
        </w:tc>
        <w:tc>
          <w:tcPr>
            <w:tcW w:w="1680" w:type="dxa"/>
            <w:tcBorders>
              <w:top w:val="nil"/>
              <w:left w:val="nil"/>
              <w:bottom w:val="single" w:sz="4" w:space="0" w:color="B7BEC9"/>
              <w:right w:val="single" w:sz="4" w:space="0" w:color="B7BEC9"/>
            </w:tcBorders>
            <w:shd w:val="clear" w:color="D9D9D9" w:fill="D9DEEA"/>
            <w:noWrap/>
            <w:vAlign w:val="center"/>
            <w:hideMark/>
          </w:tcPr>
          <w:p w14:paraId="65BDAAD1"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02-Aug-26</w:t>
            </w:r>
          </w:p>
        </w:tc>
        <w:tc>
          <w:tcPr>
            <w:tcW w:w="1680" w:type="dxa"/>
            <w:tcBorders>
              <w:top w:val="nil"/>
              <w:left w:val="nil"/>
              <w:bottom w:val="single" w:sz="4" w:space="0" w:color="B7BEC9"/>
              <w:right w:val="single" w:sz="4" w:space="0" w:color="B7BEC9"/>
            </w:tcBorders>
            <w:shd w:val="clear" w:color="D9D9D9" w:fill="D9DEEA"/>
            <w:noWrap/>
            <w:vAlign w:val="center"/>
            <w:hideMark/>
          </w:tcPr>
          <w:p w14:paraId="384EEFB7"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15-Aug-26</w:t>
            </w:r>
          </w:p>
        </w:tc>
        <w:tc>
          <w:tcPr>
            <w:tcW w:w="1121" w:type="dxa"/>
            <w:tcBorders>
              <w:top w:val="nil"/>
              <w:left w:val="nil"/>
              <w:bottom w:val="single" w:sz="4" w:space="0" w:color="B7BEC9"/>
              <w:right w:val="single" w:sz="4" w:space="0" w:color="B7BEC9"/>
            </w:tcBorders>
            <w:shd w:val="clear" w:color="D9D9D9" w:fill="D9DEEA"/>
            <w:noWrap/>
            <w:vAlign w:val="center"/>
            <w:hideMark/>
          </w:tcPr>
          <w:p w14:paraId="474F0683"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14</w:t>
            </w:r>
          </w:p>
        </w:tc>
        <w:tc>
          <w:tcPr>
            <w:tcW w:w="1060" w:type="dxa"/>
            <w:tcBorders>
              <w:top w:val="nil"/>
              <w:left w:val="nil"/>
              <w:bottom w:val="single" w:sz="4" w:space="0" w:color="B7BEC9"/>
              <w:right w:val="single" w:sz="4" w:space="0" w:color="B7BEC9"/>
            </w:tcBorders>
            <w:shd w:val="clear" w:color="D9D9D9" w:fill="D9DEEA"/>
            <w:noWrap/>
            <w:vAlign w:val="center"/>
            <w:hideMark/>
          </w:tcPr>
          <w:p w14:paraId="3DB9B0EC"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2</w:t>
            </w:r>
          </w:p>
        </w:tc>
      </w:tr>
      <w:tr w:rsidR="0066642E" w:rsidRPr="00323037" w14:paraId="5E8E6D72" w14:textId="77777777" w:rsidTr="00DF62CB">
        <w:trPr>
          <w:trHeight w:val="675"/>
        </w:trPr>
        <w:tc>
          <w:tcPr>
            <w:tcW w:w="1440" w:type="dxa"/>
            <w:tcBorders>
              <w:top w:val="nil"/>
              <w:left w:val="single" w:sz="4" w:space="0" w:color="B7BEC9"/>
              <w:bottom w:val="single" w:sz="4" w:space="0" w:color="B7BEC9"/>
              <w:right w:val="single" w:sz="4" w:space="0" w:color="B7BEC9"/>
            </w:tcBorders>
            <w:noWrap/>
            <w:vAlign w:val="center"/>
            <w:hideMark/>
          </w:tcPr>
          <w:p w14:paraId="01442750"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Phase 4</w:t>
            </w:r>
          </w:p>
        </w:tc>
        <w:tc>
          <w:tcPr>
            <w:tcW w:w="3599" w:type="dxa"/>
            <w:tcBorders>
              <w:top w:val="nil"/>
              <w:left w:val="nil"/>
              <w:bottom w:val="single" w:sz="4" w:space="0" w:color="B7BEC9"/>
              <w:right w:val="single" w:sz="4" w:space="0" w:color="B7BEC9"/>
            </w:tcBorders>
            <w:vAlign w:val="center"/>
            <w:hideMark/>
          </w:tcPr>
          <w:p w14:paraId="2EA4CF07" w14:textId="77777777" w:rsidR="0066642E" w:rsidRPr="00323037" w:rsidRDefault="0066642E" w:rsidP="00DF62CB">
            <w:pPr>
              <w:rPr>
                <w:rFonts w:ascii="Arial" w:eastAsia="Times New Roman" w:hAnsi="Arial" w:cs="Arial"/>
                <w:color w:val="1A1A1A"/>
                <w:sz w:val="20"/>
                <w:szCs w:val="20"/>
              </w:rPr>
            </w:pPr>
            <w:r w:rsidRPr="00323037">
              <w:rPr>
                <w:rFonts w:ascii="Arial" w:eastAsia="Times New Roman" w:hAnsi="Arial" w:cs="Arial"/>
                <w:color w:val="1A1A1A"/>
                <w:sz w:val="20"/>
                <w:szCs w:val="20"/>
              </w:rPr>
              <w:t>Financial-domain-specific checks (FAPI / Open Banking compliance modules)</w:t>
            </w:r>
          </w:p>
        </w:tc>
        <w:tc>
          <w:tcPr>
            <w:tcW w:w="1680" w:type="dxa"/>
            <w:tcBorders>
              <w:top w:val="nil"/>
              <w:left w:val="nil"/>
              <w:bottom w:val="single" w:sz="4" w:space="0" w:color="B7BEC9"/>
              <w:right w:val="single" w:sz="4" w:space="0" w:color="B7BEC9"/>
            </w:tcBorders>
            <w:noWrap/>
            <w:vAlign w:val="center"/>
            <w:hideMark/>
          </w:tcPr>
          <w:p w14:paraId="03A70468"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16-Aug-26</w:t>
            </w:r>
          </w:p>
        </w:tc>
        <w:tc>
          <w:tcPr>
            <w:tcW w:w="1680" w:type="dxa"/>
            <w:tcBorders>
              <w:top w:val="nil"/>
              <w:left w:val="nil"/>
              <w:bottom w:val="single" w:sz="4" w:space="0" w:color="B7BEC9"/>
              <w:right w:val="single" w:sz="4" w:space="0" w:color="B7BEC9"/>
            </w:tcBorders>
            <w:noWrap/>
            <w:vAlign w:val="center"/>
            <w:hideMark/>
          </w:tcPr>
          <w:p w14:paraId="3960C5FD"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24-Aug-26</w:t>
            </w:r>
          </w:p>
        </w:tc>
        <w:tc>
          <w:tcPr>
            <w:tcW w:w="1121" w:type="dxa"/>
            <w:tcBorders>
              <w:top w:val="nil"/>
              <w:left w:val="nil"/>
              <w:bottom w:val="single" w:sz="4" w:space="0" w:color="B7BEC9"/>
              <w:right w:val="single" w:sz="4" w:space="0" w:color="B7BEC9"/>
            </w:tcBorders>
            <w:noWrap/>
            <w:vAlign w:val="center"/>
            <w:hideMark/>
          </w:tcPr>
          <w:p w14:paraId="50983F95"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9</w:t>
            </w:r>
          </w:p>
        </w:tc>
        <w:tc>
          <w:tcPr>
            <w:tcW w:w="1060" w:type="dxa"/>
            <w:tcBorders>
              <w:top w:val="nil"/>
              <w:left w:val="nil"/>
              <w:bottom w:val="single" w:sz="4" w:space="0" w:color="B7BEC9"/>
              <w:right w:val="single" w:sz="4" w:space="0" w:color="B7BEC9"/>
            </w:tcBorders>
            <w:noWrap/>
            <w:vAlign w:val="center"/>
            <w:hideMark/>
          </w:tcPr>
          <w:p w14:paraId="7BCC0FFE"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1.3</w:t>
            </w:r>
          </w:p>
        </w:tc>
      </w:tr>
      <w:tr w:rsidR="0066642E" w:rsidRPr="00323037" w14:paraId="2447C52E" w14:textId="77777777" w:rsidTr="00DF62CB">
        <w:trPr>
          <w:trHeight w:val="675"/>
        </w:trPr>
        <w:tc>
          <w:tcPr>
            <w:tcW w:w="1440" w:type="dxa"/>
            <w:tcBorders>
              <w:top w:val="nil"/>
              <w:left w:val="single" w:sz="4" w:space="0" w:color="B7BEC9"/>
              <w:bottom w:val="single" w:sz="4" w:space="0" w:color="B7BEC9"/>
              <w:right w:val="single" w:sz="4" w:space="0" w:color="B7BEC9"/>
            </w:tcBorders>
            <w:shd w:val="clear" w:color="D9D9D9" w:fill="D9DEEA"/>
            <w:noWrap/>
            <w:vAlign w:val="center"/>
            <w:hideMark/>
          </w:tcPr>
          <w:p w14:paraId="19099717"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Phase 5</w:t>
            </w:r>
          </w:p>
        </w:tc>
        <w:tc>
          <w:tcPr>
            <w:tcW w:w="3599" w:type="dxa"/>
            <w:tcBorders>
              <w:top w:val="nil"/>
              <w:left w:val="nil"/>
              <w:bottom w:val="single" w:sz="4" w:space="0" w:color="B7BEC9"/>
              <w:right w:val="single" w:sz="4" w:space="0" w:color="B7BEC9"/>
            </w:tcBorders>
            <w:shd w:val="clear" w:color="D9D9D9" w:fill="D9DEEA"/>
            <w:vAlign w:val="center"/>
            <w:hideMark/>
          </w:tcPr>
          <w:p w14:paraId="1FF61DAE" w14:textId="77777777" w:rsidR="0066642E" w:rsidRPr="00323037" w:rsidRDefault="0066642E" w:rsidP="00DF62CB">
            <w:pPr>
              <w:rPr>
                <w:rFonts w:ascii="Arial" w:eastAsia="Times New Roman" w:hAnsi="Arial" w:cs="Arial"/>
                <w:color w:val="1A1A1A"/>
                <w:sz w:val="20"/>
                <w:szCs w:val="20"/>
              </w:rPr>
            </w:pPr>
            <w:r w:rsidRPr="00323037">
              <w:rPr>
                <w:rFonts w:ascii="Arial" w:eastAsia="Times New Roman" w:hAnsi="Arial" w:cs="Arial"/>
                <w:color w:val="1A1A1A"/>
                <w:sz w:val="20"/>
                <w:szCs w:val="20"/>
              </w:rPr>
              <w:t>Evaluation phase: systematic testing, data collection, metric analysis</w:t>
            </w:r>
          </w:p>
        </w:tc>
        <w:tc>
          <w:tcPr>
            <w:tcW w:w="1680" w:type="dxa"/>
            <w:tcBorders>
              <w:top w:val="nil"/>
              <w:left w:val="nil"/>
              <w:bottom w:val="single" w:sz="4" w:space="0" w:color="B7BEC9"/>
              <w:right w:val="single" w:sz="4" w:space="0" w:color="B7BEC9"/>
            </w:tcBorders>
            <w:shd w:val="clear" w:color="D9D9D9" w:fill="D9DEEA"/>
            <w:noWrap/>
            <w:vAlign w:val="center"/>
            <w:hideMark/>
          </w:tcPr>
          <w:p w14:paraId="3FDD6B43"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25-Aug-26</w:t>
            </w:r>
          </w:p>
        </w:tc>
        <w:tc>
          <w:tcPr>
            <w:tcW w:w="1680" w:type="dxa"/>
            <w:tcBorders>
              <w:top w:val="nil"/>
              <w:left w:val="nil"/>
              <w:bottom w:val="single" w:sz="4" w:space="0" w:color="B7BEC9"/>
              <w:right w:val="single" w:sz="4" w:space="0" w:color="B7BEC9"/>
            </w:tcBorders>
            <w:shd w:val="clear" w:color="D9D9D9" w:fill="D9DEEA"/>
            <w:noWrap/>
            <w:vAlign w:val="center"/>
            <w:hideMark/>
          </w:tcPr>
          <w:p w14:paraId="2C68B505"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02-Sep-26</w:t>
            </w:r>
          </w:p>
        </w:tc>
        <w:tc>
          <w:tcPr>
            <w:tcW w:w="1121" w:type="dxa"/>
            <w:tcBorders>
              <w:top w:val="nil"/>
              <w:left w:val="nil"/>
              <w:bottom w:val="single" w:sz="4" w:space="0" w:color="B7BEC9"/>
              <w:right w:val="single" w:sz="4" w:space="0" w:color="B7BEC9"/>
            </w:tcBorders>
            <w:shd w:val="clear" w:color="D9D9D9" w:fill="D9DEEA"/>
            <w:noWrap/>
            <w:vAlign w:val="center"/>
            <w:hideMark/>
          </w:tcPr>
          <w:p w14:paraId="47F545D3"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9</w:t>
            </w:r>
          </w:p>
        </w:tc>
        <w:tc>
          <w:tcPr>
            <w:tcW w:w="1060" w:type="dxa"/>
            <w:tcBorders>
              <w:top w:val="nil"/>
              <w:left w:val="nil"/>
              <w:bottom w:val="single" w:sz="4" w:space="0" w:color="B7BEC9"/>
              <w:right w:val="single" w:sz="4" w:space="0" w:color="B7BEC9"/>
            </w:tcBorders>
            <w:shd w:val="clear" w:color="D9D9D9" w:fill="D9DEEA"/>
            <w:noWrap/>
            <w:vAlign w:val="center"/>
            <w:hideMark/>
          </w:tcPr>
          <w:p w14:paraId="278494A8"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1.3</w:t>
            </w:r>
          </w:p>
        </w:tc>
      </w:tr>
      <w:tr w:rsidR="0066642E" w:rsidRPr="00323037" w14:paraId="5FE823E9" w14:textId="77777777" w:rsidTr="00DF62CB">
        <w:trPr>
          <w:trHeight w:val="675"/>
        </w:trPr>
        <w:tc>
          <w:tcPr>
            <w:tcW w:w="1440" w:type="dxa"/>
            <w:tcBorders>
              <w:top w:val="nil"/>
              <w:left w:val="single" w:sz="4" w:space="0" w:color="B7BEC9"/>
              <w:bottom w:val="single" w:sz="4" w:space="0" w:color="B7BEC9"/>
              <w:right w:val="single" w:sz="4" w:space="0" w:color="B7BEC9"/>
            </w:tcBorders>
            <w:noWrap/>
            <w:vAlign w:val="center"/>
            <w:hideMark/>
          </w:tcPr>
          <w:p w14:paraId="70642882"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Phase 6</w:t>
            </w:r>
          </w:p>
        </w:tc>
        <w:tc>
          <w:tcPr>
            <w:tcW w:w="3599" w:type="dxa"/>
            <w:tcBorders>
              <w:top w:val="nil"/>
              <w:left w:val="nil"/>
              <w:bottom w:val="single" w:sz="4" w:space="0" w:color="B7BEC9"/>
              <w:right w:val="single" w:sz="4" w:space="0" w:color="B7BEC9"/>
            </w:tcBorders>
            <w:vAlign w:val="center"/>
            <w:hideMark/>
          </w:tcPr>
          <w:p w14:paraId="4D730946" w14:textId="77777777" w:rsidR="0066642E" w:rsidRPr="00323037" w:rsidRDefault="0066642E" w:rsidP="00DF62CB">
            <w:pPr>
              <w:rPr>
                <w:rFonts w:ascii="Arial" w:eastAsia="Times New Roman" w:hAnsi="Arial" w:cs="Arial"/>
                <w:color w:val="1A1A1A"/>
                <w:sz w:val="20"/>
                <w:szCs w:val="20"/>
              </w:rPr>
            </w:pPr>
            <w:r w:rsidRPr="00323037">
              <w:rPr>
                <w:rFonts w:ascii="Arial" w:eastAsia="Times New Roman" w:hAnsi="Arial" w:cs="Arial"/>
                <w:color w:val="1A1A1A"/>
                <w:sz w:val="20"/>
                <w:szCs w:val="20"/>
              </w:rPr>
              <w:t>Dissertation writing, revisions, and final submission</w:t>
            </w:r>
          </w:p>
        </w:tc>
        <w:tc>
          <w:tcPr>
            <w:tcW w:w="1680" w:type="dxa"/>
            <w:tcBorders>
              <w:top w:val="nil"/>
              <w:left w:val="nil"/>
              <w:bottom w:val="single" w:sz="4" w:space="0" w:color="B7BEC9"/>
              <w:right w:val="single" w:sz="4" w:space="0" w:color="B7BEC9"/>
            </w:tcBorders>
            <w:noWrap/>
            <w:vAlign w:val="center"/>
            <w:hideMark/>
          </w:tcPr>
          <w:p w14:paraId="51379A9F"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03-Sep-26</w:t>
            </w:r>
          </w:p>
        </w:tc>
        <w:tc>
          <w:tcPr>
            <w:tcW w:w="1680" w:type="dxa"/>
            <w:tcBorders>
              <w:top w:val="nil"/>
              <w:left w:val="nil"/>
              <w:bottom w:val="single" w:sz="4" w:space="0" w:color="B7BEC9"/>
              <w:right w:val="single" w:sz="4" w:space="0" w:color="B7BEC9"/>
            </w:tcBorders>
            <w:noWrap/>
            <w:vAlign w:val="center"/>
            <w:hideMark/>
          </w:tcPr>
          <w:p w14:paraId="5D339795"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10-Sep-26</w:t>
            </w:r>
          </w:p>
        </w:tc>
        <w:tc>
          <w:tcPr>
            <w:tcW w:w="1121" w:type="dxa"/>
            <w:tcBorders>
              <w:top w:val="nil"/>
              <w:left w:val="nil"/>
              <w:bottom w:val="single" w:sz="4" w:space="0" w:color="B7BEC9"/>
              <w:right w:val="single" w:sz="4" w:space="0" w:color="B7BEC9"/>
            </w:tcBorders>
            <w:noWrap/>
            <w:vAlign w:val="center"/>
            <w:hideMark/>
          </w:tcPr>
          <w:p w14:paraId="1F4B1675"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8</w:t>
            </w:r>
          </w:p>
        </w:tc>
        <w:tc>
          <w:tcPr>
            <w:tcW w:w="1060" w:type="dxa"/>
            <w:tcBorders>
              <w:top w:val="nil"/>
              <w:left w:val="nil"/>
              <w:bottom w:val="single" w:sz="4" w:space="0" w:color="B7BEC9"/>
              <w:right w:val="single" w:sz="4" w:space="0" w:color="B7BEC9"/>
            </w:tcBorders>
            <w:noWrap/>
            <w:vAlign w:val="center"/>
            <w:hideMark/>
          </w:tcPr>
          <w:p w14:paraId="1EA94C7D" w14:textId="77777777" w:rsidR="0066642E" w:rsidRPr="00323037" w:rsidRDefault="0066642E" w:rsidP="00DF62CB">
            <w:pPr>
              <w:jc w:val="center"/>
              <w:rPr>
                <w:rFonts w:ascii="Arial" w:eastAsia="Times New Roman" w:hAnsi="Arial" w:cs="Arial"/>
                <w:color w:val="1A1A1A"/>
                <w:sz w:val="20"/>
                <w:szCs w:val="20"/>
              </w:rPr>
            </w:pPr>
            <w:r w:rsidRPr="00323037">
              <w:rPr>
                <w:rFonts w:ascii="Arial" w:eastAsia="Times New Roman" w:hAnsi="Arial" w:cs="Arial"/>
                <w:color w:val="1A1A1A"/>
                <w:sz w:val="20"/>
                <w:szCs w:val="20"/>
              </w:rPr>
              <w:t>1.1</w:t>
            </w:r>
          </w:p>
        </w:tc>
      </w:tr>
      <w:bookmarkEnd w:id="5"/>
    </w:tbl>
    <w:p w14:paraId="67B68CF1" w14:textId="77777777" w:rsidR="0066642E" w:rsidRPr="00323037" w:rsidRDefault="0066642E" w:rsidP="0066642E">
      <w:pPr>
        <w:spacing w:before="60" w:after="60"/>
        <w:rPr>
          <w:rFonts w:ascii="Arial" w:hAnsi="Arial" w:cs="Arial"/>
          <w:color w:val="000000" w:themeColor="text1"/>
        </w:rPr>
      </w:pPr>
    </w:p>
    <w:p w14:paraId="6149D796" w14:textId="77777777" w:rsidR="0066642E" w:rsidRPr="00323037" w:rsidRDefault="0066642E" w:rsidP="0066642E">
      <w:pPr>
        <w:spacing w:before="60" w:after="60"/>
        <w:rPr>
          <w:rFonts w:ascii="Arial" w:hAnsi="Arial" w:cs="Arial"/>
          <w:b/>
          <w:bCs/>
          <w:color w:val="000000" w:themeColor="text1"/>
        </w:rPr>
      </w:pPr>
      <w:r w:rsidRPr="00323037">
        <w:rPr>
          <w:rFonts w:ascii="Arial" w:hAnsi="Arial" w:cs="Arial"/>
          <w:b/>
          <w:bCs/>
          <w:color w:val="000000" w:themeColor="text1"/>
        </w:rPr>
        <w:t>Gantt Chart</w:t>
      </w:r>
    </w:p>
    <w:p w14:paraId="68E06DC1" w14:textId="77777777" w:rsidR="0066642E" w:rsidRPr="00323037" w:rsidRDefault="0066642E" w:rsidP="0066642E">
      <w:pPr>
        <w:spacing w:before="60" w:after="60"/>
        <w:rPr>
          <w:rFonts w:ascii="Arial" w:hAnsi="Arial" w:cs="Arial"/>
          <w:color w:val="000000" w:themeColor="text1"/>
        </w:rPr>
      </w:pPr>
      <w:r w:rsidRPr="00323037">
        <w:rPr>
          <w:rFonts w:ascii="Arial" w:hAnsi="Arial" w:cs="Arial"/>
          <w:noProof/>
        </w:rPr>
        <w:drawing>
          <wp:inline distT="0" distB="0" distL="0" distR="0" wp14:anchorId="6323CD9A" wp14:editId="6F938068">
            <wp:extent cx="5979886" cy="2331085"/>
            <wp:effectExtent l="0" t="0" r="14605" b="18415"/>
            <wp:docPr id="1392235642"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4DF8445" w14:textId="77777777" w:rsidR="0066642E" w:rsidRPr="00323037" w:rsidRDefault="0066642E" w:rsidP="0066642E">
      <w:pPr>
        <w:spacing w:before="80" w:after="80"/>
        <w:rPr>
          <w:rFonts w:ascii="Arial" w:hAnsi="Arial" w:cs="Arial"/>
          <w:color w:val="000000" w:themeColor="text1"/>
        </w:rPr>
      </w:pPr>
    </w:p>
    <w:p w14:paraId="0DE207E9" w14:textId="77777777" w:rsidR="0066642E" w:rsidRPr="00323037" w:rsidRDefault="0066642E" w:rsidP="0066642E">
      <w:pPr>
        <w:rPr>
          <w:rFonts w:ascii="Arial" w:hAnsi="Arial" w:cs="Arial"/>
          <w:b/>
          <w:bCs/>
        </w:rPr>
      </w:pPr>
    </w:p>
    <w:p w14:paraId="33563C01" w14:textId="77777777" w:rsidR="0066642E" w:rsidRPr="00323037" w:rsidRDefault="0066642E" w:rsidP="0066642E">
      <w:pPr>
        <w:rPr>
          <w:rFonts w:ascii="Arial" w:hAnsi="Arial" w:cs="Arial"/>
          <w:b/>
          <w:bCs/>
        </w:rPr>
      </w:pPr>
    </w:p>
    <w:p w14:paraId="0E48BB59" w14:textId="77777777" w:rsidR="0066642E" w:rsidRPr="00323037" w:rsidRDefault="0066642E" w:rsidP="0066642E">
      <w:pPr>
        <w:rPr>
          <w:rFonts w:ascii="Arial" w:hAnsi="Arial" w:cs="Arial"/>
          <w:b/>
          <w:bCs/>
        </w:rPr>
      </w:pPr>
      <w:commentRangeStart w:id="6"/>
      <w:r w:rsidRPr="00323037">
        <w:rPr>
          <w:rFonts w:ascii="Arial" w:hAnsi="Arial" w:cs="Arial"/>
          <w:b/>
          <w:bCs/>
        </w:rPr>
        <w:t>Identified Risks and Mitigations</w:t>
      </w:r>
      <w:commentRangeEnd w:id="6"/>
      <w:r w:rsidRPr="00323037">
        <w:rPr>
          <w:rFonts w:ascii="Arial" w:hAnsi="Arial" w:cs="Arial"/>
        </w:rPr>
        <w:commentReference w:id="6"/>
      </w:r>
    </w:p>
    <w:tbl>
      <w:tblPr>
        <w:tblStyle w:val="TableGrid"/>
        <w:tblW w:w="11057" w:type="dxa"/>
        <w:tblInd w:w="-856" w:type="dxa"/>
        <w:tblLook w:val="04A0" w:firstRow="1" w:lastRow="0" w:firstColumn="1" w:lastColumn="0" w:noHBand="0" w:noVBand="1"/>
      </w:tblPr>
      <w:tblGrid>
        <w:gridCol w:w="1090"/>
        <w:gridCol w:w="2237"/>
        <w:gridCol w:w="1879"/>
        <w:gridCol w:w="2024"/>
        <w:gridCol w:w="3827"/>
      </w:tblGrid>
      <w:tr w:rsidR="0066642E" w:rsidRPr="00323037" w14:paraId="10A05693" w14:textId="77777777" w:rsidTr="00DF62CB">
        <w:tc>
          <w:tcPr>
            <w:tcW w:w="1090" w:type="dxa"/>
          </w:tcPr>
          <w:p w14:paraId="1747F5AA" w14:textId="77777777" w:rsidR="0066642E" w:rsidRPr="00323037" w:rsidRDefault="0066642E" w:rsidP="00DF62CB">
            <w:pPr>
              <w:rPr>
                <w:rFonts w:ascii="Arial" w:hAnsi="Arial" w:cs="Arial"/>
              </w:rPr>
            </w:pPr>
          </w:p>
        </w:tc>
        <w:tc>
          <w:tcPr>
            <w:tcW w:w="2237" w:type="dxa"/>
          </w:tcPr>
          <w:p w14:paraId="3EA8344E" w14:textId="77777777" w:rsidR="0066642E" w:rsidRPr="00323037" w:rsidRDefault="0066642E" w:rsidP="00DF62CB">
            <w:pPr>
              <w:rPr>
                <w:rFonts w:ascii="Arial" w:hAnsi="Arial" w:cs="Arial"/>
              </w:rPr>
            </w:pPr>
            <w:r w:rsidRPr="00323037">
              <w:rPr>
                <w:rFonts w:ascii="Arial" w:hAnsi="Arial" w:cs="Arial"/>
              </w:rPr>
              <w:t>Risk</w:t>
            </w:r>
          </w:p>
        </w:tc>
        <w:tc>
          <w:tcPr>
            <w:tcW w:w="1879" w:type="dxa"/>
          </w:tcPr>
          <w:p w14:paraId="55EB5AFE" w14:textId="77777777" w:rsidR="0066642E" w:rsidRPr="00323037" w:rsidRDefault="0066642E" w:rsidP="00DF62CB">
            <w:pPr>
              <w:rPr>
                <w:rFonts w:ascii="Arial" w:hAnsi="Arial" w:cs="Arial"/>
              </w:rPr>
            </w:pPr>
            <w:r w:rsidRPr="00323037">
              <w:rPr>
                <w:rFonts w:ascii="Arial" w:hAnsi="Arial" w:cs="Arial"/>
              </w:rPr>
              <w:t>Severity</w:t>
            </w:r>
          </w:p>
        </w:tc>
        <w:tc>
          <w:tcPr>
            <w:tcW w:w="2024" w:type="dxa"/>
          </w:tcPr>
          <w:p w14:paraId="410EA721" w14:textId="77777777" w:rsidR="0066642E" w:rsidRPr="00323037" w:rsidRDefault="0066642E" w:rsidP="00DF62CB">
            <w:pPr>
              <w:rPr>
                <w:rFonts w:ascii="Arial" w:hAnsi="Arial" w:cs="Arial"/>
              </w:rPr>
            </w:pPr>
            <w:r w:rsidRPr="00323037">
              <w:rPr>
                <w:rFonts w:ascii="Arial" w:hAnsi="Arial" w:cs="Arial"/>
              </w:rPr>
              <w:t>Impact on Project</w:t>
            </w:r>
          </w:p>
        </w:tc>
        <w:tc>
          <w:tcPr>
            <w:tcW w:w="3827" w:type="dxa"/>
          </w:tcPr>
          <w:p w14:paraId="6A2E6332" w14:textId="77777777" w:rsidR="0066642E" w:rsidRPr="00323037" w:rsidRDefault="0066642E" w:rsidP="00DF62CB">
            <w:pPr>
              <w:rPr>
                <w:rFonts w:ascii="Arial" w:hAnsi="Arial" w:cs="Arial"/>
              </w:rPr>
            </w:pPr>
            <w:r w:rsidRPr="00323037">
              <w:rPr>
                <w:rFonts w:ascii="Arial" w:hAnsi="Arial" w:cs="Arial"/>
              </w:rPr>
              <w:t>Mitigation</w:t>
            </w:r>
          </w:p>
        </w:tc>
      </w:tr>
      <w:tr w:rsidR="0066642E" w:rsidRPr="00323037" w14:paraId="72605EF1" w14:textId="77777777" w:rsidTr="00DF62CB">
        <w:tc>
          <w:tcPr>
            <w:tcW w:w="1090" w:type="dxa"/>
          </w:tcPr>
          <w:p w14:paraId="7225FDF8" w14:textId="77777777" w:rsidR="0066642E" w:rsidRPr="00323037" w:rsidRDefault="0066642E" w:rsidP="0066642E">
            <w:pPr>
              <w:pStyle w:val="ListParagraph"/>
              <w:numPr>
                <w:ilvl w:val="0"/>
                <w:numId w:val="11"/>
              </w:numPr>
              <w:ind w:hanging="810"/>
              <w:rPr>
                <w:rFonts w:ascii="Arial" w:hAnsi="Arial" w:cs="Arial"/>
              </w:rPr>
            </w:pPr>
          </w:p>
        </w:tc>
        <w:tc>
          <w:tcPr>
            <w:tcW w:w="2237" w:type="dxa"/>
          </w:tcPr>
          <w:p w14:paraId="368D189E" w14:textId="77777777" w:rsidR="0066642E" w:rsidRPr="00323037" w:rsidRDefault="0066642E" w:rsidP="00DF62CB">
            <w:pPr>
              <w:rPr>
                <w:rFonts w:ascii="Arial" w:hAnsi="Arial" w:cs="Arial"/>
              </w:rPr>
            </w:pPr>
            <w:r w:rsidRPr="00323037">
              <w:rPr>
                <w:rFonts w:ascii="Arial" w:hAnsi="Arial" w:cs="Arial"/>
              </w:rPr>
              <w:t xml:space="preserve">Difficulty obtaining authorised </w:t>
            </w:r>
            <w:r w:rsidRPr="00323037">
              <w:rPr>
                <w:rFonts w:ascii="Arial" w:hAnsi="Arial" w:cs="Arial"/>
              </w:rPr>
              <w:lastRenderedPageBreak/>
              <w:t>external API targets for evaluation</w:t>
            </w:r>
          </w:p>
        </w:tc>
        <w:tc>
          <w:tcPr>
            <w:tcW w:w="1879" w:type="dxa"/>
          </w:tcPr>
          <w:p w14:paraId="5DF63319" w14:textId="77777777" w:rsidR="0066642E" w:rsidRPr="00323037" w:rsidRDefault="0066642E" w:rsidP="00DF62CB">
            <w:pPr>
              <w:rPr>
                <w:rFonts w:ascii="Arial" w:hAnsi="Arial" w:cs="Arial"/>
              </w:rPr>
            </w:pPr>
            <w:r w:rsidRPr="00323037">
              <w:rPr>
                <w:rFonts w:ascii="Arial" w:hAnsi="Arial" w:cs="Arial"/>
              </w:rPr>
              <w:lastRenderedPageBreak/>
              <w:t>Medium</w:t>
            </w:r>
          </w:p>
        </w:tc>
        <w:tc>
          <w:tcPr>
            <w:tcW w:w="2024" w:type="dxa"/>
          </w:tcPr>
          <w:p w14:paraId="49132DC8" w14:textId="77777777" w:rsidR="0066642E" w:rsidRPr="00323037" w:rsidRDefault="0066642E" w:rsidP="00DF62CB">
            <w:pPr>
              <w:rPr>
                <w:rFonts w:ascii="Arial" w:hAnsi="Arial" w:cs="Arial"/>
              </w:rPr>
            </w:pPr>
            <w:r w:rsidRPr="00323037">
              <w:rPr>
                <w:rFonts w:ascii="Arial" w:hAnsi="Arial" w:cs="Arial"/>
              </w:rPr>
              <w:t xml:space="preserve">Could narrow the evaluation to </w:t>
            </w:r>
            <w:r w:rsidRPr="00323037">
              <w:rPr>
                <w:rFonts w:ascii="Arial" w:hAnsi="Arial" w:cs="Arial"/>
              </w:rPr>
              <w:lastRenderedPageBreak/>
              <w:t>the mock lab only, limiting external validity of results</w:t>
            </w:r>
          </w:p>
        </w:tc>
        <w:tc>
          <w:tcPr>
            <w:tcW w:w="3827" w:type="dxa"/>
          </w:tcPr>
          <w:p w14:paraId="7FD03A7A" w14:textId="77777777" w:rsidR="0066642E" w:rsidRPr="00323037" w:rsidRDefault="0066642E" w:rsidP="00DF62CB">
            <w:pPr>
              <w:rPr>
                <w:rFonts w:ascii="Arial" w:hAnsi="Arial" w:cs="Arial"/>
              </w:rPr>
            </w:pPr>
            <w:r w:rsidRPr="00323037">
              <w:rPr>
                <w:rFonts w:ascii="Arial" w:hAnsi="Arial" w:cs="Arial"/>
              </w:rPr>
              <w:lastRenderedPageBreak/>
              <w:t xml:space="preserve">Primary evaluation will use the purpose-built mock Open </w:t>
            </w:r>
            <w:r w:rsidRPr="00323037">
              <w:rPr>
                <w:rFonts w:ascii="Arial" w:hAnsi="Arial" w:cs="Arial"/>
              </w:rPr>
              <w:lastRenderedPageBreak/>
              <w:t>Banking lab, supplemented by publicly available FAPI 2.0-conformant sandboxes (e.g. an OpenID Foundation certified authorization server sandbox, or an Open Banking ecosystem sandbox that has adopted FAPI 2.0) under their terms of service.</w:t>
            </w:r>
          </w:p>
        </w:tc>
      </w:tr>
      <w:tr w:rsidR="0066642E" w:rsidRPr="00323037" w14:paraId="4C6AE923" w14:textId="77777777" w:rsidTr="00DF62CB">
        <w:tc>
          <w:tcPr>
            <w:tcW w:w="1090" w:type="dxa"/>
          </w:tcPr>
          <w:p w14:paraId="762730B8" w14:textId="77777777" w:rsidR="0066642E" w:rsidRPr="00323037" w:rsidRDefault="0066642E" w:rsidP="0066642E">
            <w:pPr>
              <w:pStyle w:val="ListParagraph"/>
              <w:numPr>
                <w:ilvl w:val="0"/>
                <w:numId w:val="11"/>
              </w:numPr>
              <w:ind w:hanging="810"/>
              <w:rPr>
                <w:rFonts w:ascii="Arial" w:hAnsi="Arial" w:cs="Arial"/>
              </w:rPr>
            </w:pPr>
          </w:p>
        </w:tc>
        <w:tc>
          <w:tcPr>
            <w:tcW w:w="2237" w:type="dxa"/>
          </w:tcPr>
          <w:p w14:paraId="5884F5B5" w14:textId="77777777" w:rsidR="0066642E" w:rsidRPr="00323037" w:rsidRDefault="0066642E" w:rsidP="00DF62CB">
            <w:pPr>
              <w:rPr>
                <w:rFonts w:ascii="Arial" w:hAnsi="Arial" w:cs="Arial"/>
              </w:rPr>
            </w:pPr>
            <w:r w:rsidRPr="00323037">
              <w:rPr>
                <w:rFonts w:ascii="Arial" w:hAnsi="Arial" w:cs="Arial"/>
              </w:rPr>
              <w:t>Technical complexity of implementing and testing FAPI 2.0 mandated Oauth 2.0/OIDC flows exceeds initial estimates</w:t>
            </w:r>
          </w:p>
        </w:tc>
        <w:tc>
          <w:tcPr>
            <w:tcW w:w="1879" w:type="dxa"/>
          </w:tcPr>
          <w:p w14:paraId="7FD30C1F" w14:textId="77777777" w:rsidR="0066642E" w:rsidRPr="00323037" w:rsidRDefault="0066642E" w:rsidP="00DF62CB">
            <w:pPr>
              <w:rPr>
                <w:rFonts w:ascii="Arial" w:hAnsi="Arial" w:cs="Arial"/>
              </w:rPr>
            </w:pPr>
            <w:r w:rsidRPr="00323037">
              <w:rPr>
                <w:rFonts w:ascii="Arial" w:hAnsi="Arial" w:cs="Arial"/>
              </w:rPr>
              <w:t>High</w:t>
            </w:r>
          </w:p>
        </w:tc>
        <w:tc>
          <w:tcPr>
            <w:tcW w:w="2024" w:type="dxa"/>
          </w:tcPr>
          <w:p w14:paraId="5E850CA0" w14:textId="77777777" w:rsidR="0066642E" w:rsidRPr="00323037" w:rsidRDefault="0066642E" w:rsidP="00DF62CB">
            <w:pPr>
              <w:rPr>
                <w:rFonts w:ascii="Arial" w:hAnsi="Arial" w:cs="Arial"/>
              </w:rPr>
            </w:pPr>
            <w:r w:rsidRPr="00323037">
              <w:rPr>
                <w:rFonts w:ascii="Arial" w:hAnsi="Arial" w:cs="Arial"/>
              </w:rPr>
              <w:t>Could delay or prevent completion of core scanner modules, threatening the central deliverable</w:t>
            </w:r>
          </w:p>
        </w:tc>
        <w:tc>
          <w:tcPr>
            <w:tcW w:w="3827" w:type="dxa"/>
          </w:tcPr>
          <w:p w14:paraId="314250A2" w14:textId="77777777" w:rsidR="0066642E" w:rsidRPr="00323037" w:rsidRDefault="0066642E" w:rsidP="00DF62CB">
            <w:pPr>
              <w:rPr>
                <w:rFonts w:ascii="Arial" w:hAnsi="Arial" w:cs="Arial"/>
              </w:rPr>
            </w:pPr>
            <w:r w:rsidRPr="00323037">
              <w:rPr>
                <w:rFonts w:ascii="Arial" w:hAnsi="Arial" w:cs="Arial"/>
              </w:rPr>
              <w:t xml:space="preserve">Timeboxed implementation prioritizing mandatory FAPI 2.0 controls (PAR, PKCE) </w:t>
            </w:r>
            <w:proofErr w:type="gramStart"/>
            <w:r w:rsidRPr="00323037">
              <w:rPr>
                <w:rFonts w:ascii="Arial" w:hAnsi="Arial" w:cs="Arial"/>
              </w:rPr>
              <w:t>first;</w:t>
            </w:r>
            <w:proofErr w:type="gramEnd"/>
            <w:r w:rsidRPr="00323037">
              <w:rPr>
                <w:rFonts w:ascii="Arial" w:hAnsi="Arial" w:cs="Arial"/>
              </w:rPr>
              <w:t xml:space="preserve"> </w:t>
            </w:r>
          </w:p>
          <w:p w14:paraId="581C3004" w14:textId="77777777" w:rsidR="0066642E" w:rsidRPr="00323037" w:rsidRDefault="0066642E" w:rsidP="00DF62CB">
            <w:pPr>
              <w:rPr>
                <w:rFonts w:ascii="Arial" w:hAnsi="Arial" w:cs="Arial"/>
              </w:rPr>
            </w:pPr>
            <w:r w:rsidRPr="00323037">
              <w:rPr>
                <w:rFonts w:ascii="Arial" w:hAnsi="Arial" w:cs="Arial"/>
              </w:rPr>
              <w:t>Sender-constrained token mechanisms (</w:t>
            </w:r>
            <w:proofErr w:type="spellStart"/>
            <w:r w:rsidRPr="00323037">
              <w:rPr>
                <w:rFonts w:ascii="Arial" w:hAnsi="Arial" w:cs="Arial"/>
              </w:rPr>
              <w:t>mTLS</w:t>
            </w:r>
            <w:proofErr w:type="spellEnd"/>
            <w:r w:rsidRPr="00323037">
              <w:rPr>
                <w:rFonts w:ascii="Arial" w:hAnsi="Arial" w:cs="Arial"/>
              </w:rPr>
              <w:t>/</w:t>
            </w:r>
            <w:proofErr w:type="spellStart"/>
            <w:r w:rsidRPr="00323037">
              <w:rPr>
                <w:rFonts w:ascii="Arial" w:hAnsi="Arial" w:cs="Arial"/>
              </w:rPr>
              <w:t>DPoP</w:t>
            </w:r>
            <w:proofErr w:type="spellEnd"/>
            <w:r w:rsidRPr="00323037">
              <w:rPr>
                <w:rFonts w:ascii="Arial" w:hAnsi="Arial" w:cs="Arial"/>
              </w:rPr>
              <w:t>) and less critical checks (e.g. JARM validation) treated as stretch targets if time is limited, rather than falling back to a non-FAPI authentication method</w:t>
            </w:r>
          </w:p>
        </w:tc>
      </w:tr>
      <w:tr w:rsidR="0066642E" w:rsidRPr="00323037" w14:paraId="5539B69E" w14:textId="77777777" w:rsidTr="00DF62CB">
        <w:tc>
          <w:tcPr>
            <w:tcW w:w="1090" w:type="dxa"/>
          </w:tcPr>
          <w:p w14:paraId="3C7EBBD5" w14:textId="77777777" w:rsidR="0066642E" w:rsidRPr="00323037" w:rsidRDefault="0066642E" w:rsidP="0066642E">
            <w:pPr>
              <w:pStyle w:val="ListParagraph"/>
              <w:numPr>
                <w:ilvl w:val="0"/>
                <w:numId w:val="11"/>
              </w:numPr>
              <w:ind w:left="188" w:right="-385" w:firstLine="0"/>
              <w:rPr>
                <w:rFonts w:ascii="Arial" w:hAnsi="Arial" w:cs="Arial"/>
              </w:rPr>
            </w:pPr>
          </w:p>
        </w:tc>
        <w:tc>
          <w:tcPr>
            <w:tcW w:w="2237" w:type="dxa"/>
          </w:tcPr>
          <w:p w14:paraId="64F8A53B" w14:textId="77777777" w:rsidR="0066642E" w:rsidRPr="00323037" w:rsidRDefault="0066642E" w:rsidP="00DF62CB">
            <w:pPr>
              <w:rPr>
                <w:rFonts w:ascii="Arial" w:hAnsi="Arial" w:cs="Arial"/>
              </w:rPr>
            </w:pPr>
            <w:r w:rsidRPr="00323037">
              <w:rPr>
                <w:rFonts w:ascii="Arial" w:hAnsi="Arial" w:cs="Arial"/>
              </w:rPr>
              <w:t>Data loss due to hardware malfunction</w:t>
            </w:r>
          </w:p>
        </w:tc>
        <w:tc>
          <w:tcPr>
            <w:tcW w:w="1879" w:type="dxa"/>
          </w:tcPr>
          <w:p w14:paraId="31E7B3E2" w14:textId="77777777" w:rsidR="0066642E" w:rsidRPr="00323037" w:rsidRDefault="0066642E" w:rsidP="00DF62CB">
            <w:pPr>
              <w:rPr>
                <w:rFonts w:ascii="Arial" w:hAnsi="Arial" w:cs="Arial"/>
              </w:rPr>
            </w:pPr>
            <w:r w:rsidRPr="00323037">
              <w:rPr>
                <w:rFonts w:ascii="Arial" w:hAnsi="Arial" w:cs="Arial"/>
              </w:rPr>
              <w:t>High</w:t>
            </w:r>
          </w:p>
        </w:tc>
        <w:tc>
          <w:tcPr>
            <w:tcW w:w="2024" w:type="dxa"/>
          </w:tcPr>
          <w:p w14:paraId="20ECAAB6" w14:textId="77777777" w:rsidR="0066642E" w:rsidRPr="00323037" w:rsidRDefault="0066642E" w:rsidP="00DF62CB">
            <w:pPr>
              <w:rPr>
                <w:rFonts w:ascii="Arial" w:hAnsi="Arial" w:cs="Arial"/>
              </w:rPr>
            </w:pPr>
            <w:r w:rsidRPr="00323037">
              <w:rPr>
                <w:rFonts w:ascii="Arial" w:hAnsi="Arial" w:cs="Arial"/>
              </w:rPr>
              <w:t>Could destroy code, test lab configuration, or written chapters, potentially costing weeks of unrecoverable work</w:t>
            </w:r>
          </w:p>
        </w:tc>
        <w:tc>
          <w:tcPr>
            <w:tcW w:w="3827" w:type="dxa"/>
          </w:tcPr>
          <w:p w14:paraId="325DD824" w14:textId="77777777" w:rsidR="0066642E" w:rsidRPr="00323037" w:rsidRDefault="0066642E" w:rsidP="00DF62CB">
            <w:pPr>
              <w:rPr>
                <w:rFonts w:ascii="Arial" w:hAnsi="Arial" w:cs="Arial"/>
              </w:rPr>
            </w:pPr>
            <w:r w:rsidRPr="00323037">
              <w:rPr>
                <w:rFonts w:ascii="Arial" w:hAnsi="Arial" w:cs="Arial"/>
              </w:rPr>
              <w:t>All code and configuration held in a private Git repository (GitHub) with regular, frequent commits; all written chapters and documents synced to the University of Portsmouth’s cloud storage (OneDrive) with version history enabled; periodic manual backup to a separate physical drive for critical milestones.</w:t>
            </w:r>
          </w:p>
        </w:tc>
      </w:tr>
      <w:tr w:rsidR="0066642E" w:rsidRPr="00323037" w14:paraId="135FFFFF" w14:textId="77777777" w:rsidTr="00DF62CB">
        <w:tc>
          <w:tcPr>
            <w:tcW w:w="1090" w:type="dxa"/>
          </w:tcPr>
          <w:p w14:paraId="221FA790" w14:textId="77777777" w:rsidR="0066642E" w:rsidRPr="00323037" w:rsidRDefault="0066642E" w:rsidP="0066642E">
            <w:pPr>
              <w:pStyle w:val="ListParagraph"/>
              <w:numPr>
                <w:ilvl w:val="0"/>
                <w:numId w:val="11"/>
              </w:numPr>
              <w:tabs>
                <w:tab w:val="left" w:pos="188"/>
              </w:tabs>
              <w:ind w:hanging="855"/>
              <w:rPr>
                <w:rFonts w:ascii="Arial" w:hAnsi="Arial" w:cs="Arial"/>
              </w:rPr>
            </w:pPr>
          </w:p>
        </w:tc>
        <w:tc>
          <w:tcPr>
            <w:tcW w:w="2237" w:type="dxa"/>
          </w:tcPr>
          <w:p w14:paraId="336C02D3" w14:textId="77777777" w:rsidR="0066642E" w:rsidRPr="00323037" w:rsidRDefault="0066642E" w:rsidP="00DF62CB">
            <w:pPr>
              <w:rPr>
                <w:rFonts w:ascii="Arial" w:hAnsi="Arial" w:cs="Arial"/>
              </w:rPr>
            </w:pPr>
            <w:r w:rsidRPr="00323037">
              <w:rPr>
                <w:rFonts w:ascii="Arial" w:hAnsi="Arial" w:cs="Arial"/>
              </w:rPr>
              <w:t>Illness during the project</w:t>
            </w:r>
          </w:p>
        </w:tc>
        <w:tc>
          <w:tcPr>
            <w:tcW w:w="1879" w:type="dxa"/>
          </w:tcPr>
          <w:p w14:paraId="51B52561" w14:textId="77777777" w:rsidR="0066642E" w:rsidRPr="00323037" w:rsidRDefault="0066642E" w:rsidP="00DF62CB">
            <w:pPr>
              <w:rPr>
                <w:rFonts w:ascii="Arial" w:hAnsi="Arial" w:cs="Arial"/>
              </w:rPr>
            </w:pPr>
            <w:r w:rsidRPr="00323037">
              <w:rPr>
                <w:rFonts w:ascii="Arial" w:hAnsi="Arial" w:cs="Arial"/>
              </w:rPr>
              <w:t>Medium-High (depending on duration/timing)</w:t>
            </w:r>
          </w:p>
        </w:tc>
        <w:tc>
          <w:tcPr>
            <w:tcW w:w="2024" w:type="dxa"/>
          </w:tcPr>
          <w:p w14:paraId="2D67D414" w14:textId="77777777" w:rsidR="0066642E" w:rsidRPr="00323037" w:rsidRDefault="0066642E" w:rsidP="00DF62CB">
            <w:pPr>
              <w:rPr>
                <w:rFonts w:ascii="Arial" w:hAnsi="Arial" w:cs="Arial"/>
              </w:rPr>
            </w:pPr>
            <w:r w:rsidRPr="00323037">
              <w:rPr>
                <w:rFonts w:ascii="Arial" w:hAnsi="Arial" w:cs="Arial"/>
              </w:rPr>
              <w:t>Lost working days could delay milestones, with greater impact if illness coincides with critical-path task</w:t>
            </w:r>
          </w:p>
        </w:tc>
        <w:tc>
          <w:tcPr>
            <w:tcW w:w="3827" w:type="dxa"/>
          </w:tcPr>
          <w:p w14:paraId="033FD4F1" w14:textId="77777777" w:rsidR="0066642E" w:rsidRPr="00323037" w:rsidRDefault="0066642E" w:rsidP="00DF62CB">
            <w:pPr>
              <w:rPr>
                <w:rFonts w:ascii="Arial" w:hAnsi="Arial" w:cs="Arial"/>
              </w:rPr>
            </w:pPr>
            <w:r w:rsidRPr="00323037">
              <w:rPr>
                <w:rFonts w:ascii="Arial" w:hAnsi="Arial" w:cs="Arial"/>
              </w:rPr>
              <w:t>Gantt chart timeline includes built-in contingency/buffer time ahead of key deadlines; task list prioritised (</w:t>
            </w:r>
            <w:proofErr w:type="spellStart"/>
            <w:r w:rsidRPr="00323037">
              <w:rPr>
                <w:rFonts w:ascii="Arial" w:hAnsi="Arial" w:cs="Arial"/>
              </w:rPr>
              <w:t>MoSCow</w:t>
            </w:r>
            <w:proofErr w:type="spellEnd"/>
            <w:r w:rsidRPr="00323037">
              <w:rPr>
                <w:rFonts w:ascii="Arial" w:hAnsi="Arial" w:cs="Arial"/>
              </w:rPr>
              <w:t xml:space="preserve"> style) so essential deliverables are front-loaded ahead of stretch goals. </w:t>
            </w:r>
          </w:p>
          <w:p w14:paraId="42D8D494" w14:textId="77777777" w:rsidR="0066642E" w:rsidRPr="00323037" w:rsidRDefault="0066642E" w:rsidP="00DF62CB">
            <w:pPr>
              <w:rPr>
                <w:rFonts w:ascii="Arial" w:hAnsi="Arial" w:cs="Arial"/>
              </w:rPr>
            </w:pPr>
            <w:r w:rsidRPr="00323037">
              <w:rPr>
                <w:rFonts w:ascii="Arial" w:hAnsi="Arial" w:cs="Arial"/>
              </w:rPr>
              <w:t>Early, transparent communication with supervisor if illness affects the timeline; awareness of the University’s extenuating circumstances process for serious or prolonged illness</w:t>
            </w:r>
          </w:p>
        </w:tc>
      </w:tr>
      <w:tr w:rsidR="0066642E" w:rsidRPr="00323037" w14:paraId="723AFEB7" w14:textId="77777777" w:rsidTr="00DF62CB">
        <w:tc>
          <w:tcPr>
            <w:tcW w:w="1090" w:type="dxa"/>
          </w:tcPr>
          <w:p w14:paraId="64EC9607" w14:textId="77777777" w:rsidR="0066642E" w:rsidRPr="00323037" w:rsidRDefault="0066642E" w:rsidP="0066642E">
            <w:pPr>
              <w:pStyle w:val="ListParagraph"/>
              <w:numPr>
                <w:ilvl w:val="0"/>
                <w:numId w:val="11"/>
              </w:numPr>
              <w:ind w:hanging="883"/>
              <w:rPr>
                <w:rFonts w:ascii="Arial" w:hAnsi="Arial" w:cs="Arial"/>
              </w:rPr>
            </w:pPr>
          </w:p>
        </w:tc>
        <w:tc>
          <w:tcPr>
            <w:tcW w:w="2237" w:type="dxa"/>
          </w:tcPr>
          <w:p w14:paraId="634473D1" w14:textId="77777777" w:rsidR="0066642E" w:rsidRPr="00323037" w:rsidRDefault="0066642E" w:rsidP="00DF62CB">
            <w:pPr>
              <w:rPr>
                <w:rFonts w:ascii="Arial" w:hAnsi="Arial" w:cs="Arial"/>
              </w:rPr>
            </w:pPr>
            <w:r w:rsidRPr="00323037">
              <w:rPr>
                <w:rFonts w:ascii="Arial" w:hAnsi="Arial" w:cs="Arial"/>
              </w:rPr>
              <w:t>Activities overrunning (tasks taking longer than planned)</w:t>
            </w:r>
          </w:p>
        </w:tc>
        <w:tc>
          <w:tcPr>
            <w:tcW w:w="1879" w:type="dxa"/>
          </w:tcPr>
          <w:p w14:paraId="541BFAA2" w14:textId="77777777" w:rsidR="0066642E" w:rsidRPr="00323037" w:rsidRDefault="0066642E" w:rsidP="00DF62CB">
            <w:pPr>
              <w:rPr>
                <w:rFonts w:ascii="Arial" w:hAnsi="Arial" w:cs="Arial"/>
              </w:rPr>
            </w:pPr>
            <w:r w:rsidRPr="00323037">
              <w:rPr>
                <w:rFonts w:ascii="Arial" w:hAnsi="Arial" w:cs="Arial"/>
              </w:rPr>
              <w:t>Medium</w:t>
            </w:r>
          </w:p>
        </w:tc>
        <w:tc>
          <w:tcPr>
            <w:tcW w:w="2024" w:type="dxa"/>
          </w:tcPr>
          <w:p w14:paraId="506AED4C" w14:textId="77777777" w:rsidR="0066642E" w:rsidRPr="00323037" w:rsidRDefault="0066642E" w:rsidP="00DF62CB">
            <w:pPr>
              <w:rPr>
                <w:rFonts w:ascii="Arial" w:hAnsi="Arial" w:cs="Arial"/>
              </w:rPr>
            </w:pPr>
            <w:r w:rsidRPr="00323037">
              <w:rPr>
                <w:rFonts w:ascii="Arial" w:hAnsi="Arial" w:cs="Arial"/>
              </w:rPr>
              <w:t>Knock-on delays to later phases, compressing time available for evaluation, analysis, and writing</w:t>
            </w:r>
          </w:p>
        </w:tc>
        <w:tc>
          <w:tcPr>
            <w:tcW w:w="3827" w:type="dxa"/>
          </w:tcPr>
          <w:p w14:paraId="311E4B49" w14:textId="77777777" w:rsidR="0066642E" w:rsidRPr="00323037" w:rsidRDefault="0066642E" w:rsidP="00DF62CB">
            <w:pPr>
              <w:rPr>
                <w:rFonts w:ascii="Arial" w:hAnsi="Arial" w:cs="Arial"/>
              </w:rPr>
            </w:pPr>
            <w:r w:rsidRPr="00323037">
              <w:rPr>
                <w:rFonts w:ascii="Arial" w:hAnsi="Arial" w:cs="Arial"/>
              </w:rPr>
              <w:t xml:space="preserve">Gantt chart built with contingency buffers between phases rather than </w:t>
            </w:r>
            <w:proofErr w:type="gramStart"/>
            <w:r w:rsidRPr="00323037">
              <w:rPr>
                <w:rFonts w:ascii="Arial" w:hAnsi="Arial" w:cs="Arial"/>
              </w:rPr>
              <w:t>back to back</w:t>
            </w:r>
            <w:proofErr w:type="gramEnd"/>
            <w:r w:rsidRPr="00323037">
              <w:rPr>
                <w:rFonts w:ascii="Arial" w:hAnsi="Arial" w:cs="Arial"/>
              </w:rPr>
              <w:t xml:space="preserve"> scheduling; regular </w:t>
            </w:r>
            <w:proofErr w:type="spellStart"/>
            <w:r w:rsidRPr="00323037">
              <w:rPr>
                <w:rFonts w:ascii="Arial" w:hAnsi="Arial" w:cs="Arial"/>
              </w:rPr>
              <w:t>self review</w:t>
            </w:r>
            <w:proofErr w:type="spellEnd"/>
            <w:r w:rsidRPr="00323037">
              <w:rPr>
                <w:rFonts w:ascii="Arial" w:hAnsi="Arial" w:cs="Arial"/>
              </w:rPr>
              <w:t xml:space="preserve"> of progress against the timeline to catch slippage early; features/checks beyond the mandatory FAPI 2.0 controls treated as stretch goals that can be dropped without threatening the core deliverable.</w:t>
            </w:r>
          </w:p>
        </w:tc>
      </w:tr>
    </w:tbl>
    <w:p w14:paraId="5BD8E12E" w14:textId="796BA571" w:rsidR="00236E45" w:rsidRPr="00323037" w:rsidRDefault="00236E45" w:rsidP="00236E45">
      <w:pPr>
        <w:rPr>
          <w:rFonts w:ascii="Arial" w:hAnsi="Arial" w:cs="Arial"/>
        </w:rPr>
      </w:pPr>
    </w:p>
    <w:p w14:paraId="4702F8D5" w14:textId="7CB67BC6" w:rsidR="004C584A" w:rsidRPr="00323037" w:rsidRDefault="004C584A" w:rsidP="002A5F46">
      <w:pPr>
        <w:pStyle w:val="ListParagraph"/>
        <w:numPr>
          <w:ilvl w:val="0"/>
          <w:numId w:val="2"/>
        </w:numPr>
        <w:rPr>
          <w:rFonts w:ascii="Arial" w:hAnsi="Arial" w:cs="Arial"/>
          <w:b/>
          <w:bCs/>
        </w:rPr>
      </w:pPr>
      <w:r w:rsidRPr="00323037">
        <w:rPr>
          <w:rFonts w:ascii="Arial" w:hAnsi="Arial" w:cs="Arial"/>
          <w:b/>
          <w:bCs/>
        </w:rPr>
        <w:t>Supervision meetings</w:t>
      </w:r>
    </w:p>
    <w:p w14:paraId="4FC639DD" w14:textId="7697EA0E" w:rsidR="0066642E" w:rsidRPr="00323037" w:rsidRDefault="0066642E" w:rsidP="0066642E">
      <w:pPr>
        <w:pStyle w:val="ListParagraph"/>
        <w:rPr>
          <w:rFonts w:ascii="Arial" w:hAnsi="Arial" w:cs="Arial"/>
        </w:rPr>
      </w:pPr>
      <w:r w:rsidRPr="00323037">
        <w:rPr>
          <w:rFonts w:ascii="Arial" w:hAnsi="Arial" w:cs="Arial"/>
        </w:rPr>
        <w:t xml:space="preserve">Supervisor meeting will be held </w:t>
      </w:r>
      <w:bookmarkStart w:id="7" w:name="_Hlk229994211"/>
      <w:r w:rsidRPr="00323037">
        <w:rPr>
          <w:rFonts w:ascii="Arial" w:hAnsi="Arial" w:cs="Arial"/>
        </w:rPr>
        <w:t xml:space="preserve">biweekly </w:t>
      </w:r>
      <w:bookmarkEnd w:id="7"/>
      <w:r w:rsidRPr="00323037">
        <w:rPr>
          <w:rFonts w:ascii="Arial" w:hAnsi="Arial" w:cs="Arial"/>
        </w:rPr>
        <w:t>to be conducted via Microsoft Teams or in person at the University of Portsmouth campus, depending on availability. I will provide a brief written progress summary before each meeting to maximise the value of the session.</w:t>
      </w:r>
    </w:p>
    <w:p w14:paraId="02A6BA64" w14:textId="77777777" w:rsidR="0066642E" w:rsidRPr="00323037" w:rsidRDefault="0066642E" w:rsidP="0066642E">
      <w:pPr>
        <w:pStyle w:val="ListParagraph"/>
        <w:rPr>
          <w:rFonts w:ascii="Arial" w:hAnsi="Arial" w:cs="Arial"/>
        </w:rPr>
      </w:pPr>
      <w:r w:rsidRPr="00323037">
        <w:rPr>
          <w:rFonts w:ascii="Arial" w:hAnsi="Arial" w:cs="Arial"/>
        </w:rPr>
        <w:t>During periods of extended supervisor absence (e.g., annual leave or conference attendance), I will continue working to the agreed project plan, document any blockers, and raise urgent issues via email. A contingency contact within the School of Computing will be identified at the first supervision meeting.</w:t>
      </w:r>
    </w:p>
    <w:p w14:paraId="4C8174EB" w14:textId="77777777" w:rsidR="0066642E" w:rsidRPr="00323037" w:rsidRDefault="0066642E" w:rsidP="0066642E">
      <w:pPr>
        <w:pStyle w:val="ListParagraph"/>
        <w:rPr>
          <w:rFonts w:ascii="Arial" w:hAnsi="Arial" w:cs="Arial"/>
          <w:b/>
          <w:bCs/>
        </w:rPr>
      </w:pPr>
    </w:p>
    <w:p w14:paraId="38A2F3ED" w14:textId="59D51012" w:rsidR="004C584A" w:rsidRPr="00323037" w:rsidRDefault="004C584A" w:rsidP="002A5F46">
      <w:pPr>
        <w:pStyle w:val="ListParagraph"/>
        <w:numPr>
          <w:ilvl w:val="0"/>
          <w:numId w:val="2"/>
        </w:numPr>
        <w:rPr>
          <w:rFonts w:ascii="Arial" w:hAnsi="Arial" w:cs="Arial"/>
          <w:b/>
          <w:bCs/>
        </w:rPr>
      </w:pPr>
      <w:r w:rsidRPr="00323037">
        <w:rPr>
          <w:rFonts w:ascii="Arial" w:hAnsi="Arial" w:cs="Arial"/>
          <w:b/>
          <w:bCs/>
        </w:rPr>
        <w:t>Planned submission deadline</w:t>
      </w:r>
    </w:p>
    <w:p w14:paraId="31F32A52" w14:textId="77777777" w:rsidR="0066642E" w:rsidRPr="00323037" w:rsidRDefault="0066642E" w:rsidP="0066642E">
      <w:pPr>
        <w:pStyle w:val="ListParagraph"/>
        <w:rPr>
          <w:rFonts w:ascii="Arial" w:hAnsi="Arial" w:cs="Arial"/>
        </w:rPr>
      </w:pPr>
    </w:p>
    <w:p w14:paraId="0C36139D" w14:textId="3ECBF7EE" w:rsidR="0066642E" w:rsidRPr="00323037" w:rsidRDefault="0066642E" w:rsidP="0066642E">
      <w:pPr>
        <w:pStyle w:val="ListParagraph"/>
        <w:rPr>
          <w:rFonts w:ascii="Arial" w:hAnsi="Arial" w:cs="Arial"/>
        </w:rPr>
      </w:pPr>
      <w:r w:rsidRPr="00323037">
        <w:rPr>
          <w:rFonts w:ascii="Arial" w:hAnsi="Arial" w:cs="Arial"/>
        </w:rPr>
        <w:t> 16</w:t>
      </w:r>
      <w:r w:rsidRPr="00323037">
        <w:rPr>
          <w:rFonts w:ascii="Arial" w:hAnsi="Arial" w:cs="Arial"/>
          <w:vertAlign w:val="superscript"/>
        </w:rPr>
        <w:t>th</w:t>
      </w:r>
      <w:r w:rsidRPr="00323037">
        <w:rPr>
          <w:rFonts w:ascii="Arial" w:hAnsi="Arial" w:cs="Arial"/>
        </w:rPr>
        <w:t xml:space="preserve"> </w:t>
      </w:r>
      <w:proofErr w:type="gramStart"/>
      <w:r w:rsidRPr="00323037">
        <w:rPr>
          <w:rFonts w:ascii="Arial" w:hAnsi="Arial" w:cs="Arial"/>
        </w:rPr>
        <w:t>September,</w:t>
      </w:r>
      <w:proofErr w:type="gramEnd"/>
      <w:r w:rsidRPr="00323037">
        <w:rPr>
          <w:rFonts w:ascii="Arial" w:hAnsi="Arial" w:cs="Arial"/>
        </w:rPr>
        <w:t xml:space="preserve"> 2026</w:t>
      </w:r>
    </w:p>
    <w:p w14:paraId="119B2303" w14:textId="77777777" w:rsidR="0066642E" w:rsidRPr="00323037" w:rsidRDefault="0066642E" w:rsidP="0066642E">
      <w:pPr>
        <w:pStyle w:val="ListParagraph"/>
        <w:rPr>
          <w:rFonts w:ascii="Arial" w:hAnsi="Arial" w:cs="Arial"/>
        </w:rPr>
      </w:pPr>
      <w:r w:rsidRPr="00323037">
        <w:rPr>
          <w:rFonts w:ascii="Arial" w:hAnsi="Arial" w:cs="Arial"/>
        </w:rPr>
        <w:t>........................................... </w:t>
      </w:r>
    </w:p>
    <w:p w14:paraId="16574344" w14:textId="77777777" w:rsidR="0066642E" w:rsidRPr="00323037" w:rsidRDefault="0066642E" w:rsidP="0066642E">
      <w:pPr>
        <w:pStyle w:val="ListParagraph"/>
        <w:rPr>
          <w:rFonts w:ascii="Arial" w:hAnsi="Arial" w:cs="Arial"/>
          <w:b/>
          <w:bCs/>
        </w:rPr>
      </w:pPr>
    </w:p>
    <w:p w14:paraId="3D966193" w14:textId="1A713DC7" w:rsidR="004C584A" w:rsidRPr="00323037" w:rsidRDefault="004C584A" w:rsidP="004C584A">
      <w:pPr>
        <w:pStyle w:val="ListParagraph"/>
        <w:numPr>
          <w:ilvl w:val="0"/>
          <w:numId w:val="2"/>
        </w:numPr>
        <w:rPr>
          <w:rFonts w:ascii="Arial" w:hAnsi="Arial" w:cs="Arial"/>
          <w:b/>
          <w:bCs/>
        </w:rPr>
      </w:pPr>
      <w:r w:rsidRPr="00323037">
        <w:rPr>
          <w:rFonts w:ascii="Arial" w:hAnsi="Arial" w:cs="Arial"/>
          <w:b/>
          <w:bCs/>
        </w:rPr>
        <w:t>Signatures</w:t>
      </w:r>
    </w:p>
    <w:p w14:paraId="2FBA20A7" w14:textId="77777777" w:rsidR="0066642E" w:rsidRPr="00323037" w:rsidRDefault="0066642E" w:rsidP="0066642E">
      <w:pPr>
        <w:pStyle w:val="ListParagraph"/>
        <w:rPr>
          <w:rFonts w:ascii="Arial" w:hAnsi="Arial" w:cs="Arial"/>
          <w:b/>
          <w:b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2"/>
        <w:gridCol w:w="3708"/>
        <w:gridCol w:w="2175"/>
        <w:gridCol w:w="381"/>
      </w:tblGrid>
      <w:tr w:rsidR="00C577EA" w:rsidRPr="00323037" w14:paraId="6EBDA5E1" w14:textId="77777777" w:rsidTr="00DF62CB">
        <w:trPr>
          <w:gridAfter w:val="1"/>
          <w:wAfter w:w="480" w:type="dxa"/>
          <w:trHeight w:val="300"/>
        </w:trPr>
        <w:tc>
          <w:tcPr>
            <w:tcW w:w="3180" w:type="dxa"/>
            <w:tcBorders>
              <w:top w:val="nil"/>
              <w:left w:val="nil"/>
              <w:bottom w:val="nil"/>
              <w:right w:val="nil"/>
            </w:tcBorders>
            <w:hideMark/>
          </w:tcPr>
          <w:p w14:paraId="157C8699" w14:textId="77777777" w:rsidR="0066642E" w:rsidRPr="00323037" w:rsidRDefault="0066642E" w:rsidP="00DF62CB">
            <w:pPr>
              <w:rPr>
                <w:rFonts w:ascii="Arial" w:hAnsi="Arial" w:cs="Arial"/>
              </w:rPr>
            </w:pPr>
            <w:r w:rsidRPr="00323037">
              <w:rPr>
                <w:rFonts w:ascii="Arial" w:hAnsi="Arial" w:cs="Arial"/>
              </w:rPr>
              <w:t> </w:t>
            </w:r>
          </w:p>
        </w:tc>
        <w:tc>
          <w:tcPr>
            <w:tcW w:w="4185" w:type="dxa"/>
            <w:tcBorders>
              <w:top w:val="nil"/>
              <w:left w:val="nil"/>
              <w:bottom w:val="single" w:sz="6" w:space="0" w:color="000000"/>
              <w:right w:val="nil"/>
            </w:tcBorders>
            <w:hideMark/>
          </w:tcPr>
          <w:p w14:paraId="654445FD" w14:textId="77777777" w:rsidR="0066642E" w:rsidRPr="00323037" w:rsidRDefault="0066642E" w:rsidP="00DF62CB">
            <w:pPr>
              <w:rPr>
                <w:rFonts w:ascii="Arial" w:hAnsi="Arial" w:cs="Arial"/>
              </w:rPr>
            </w:pPr>
            <w:r w:rsidRPr="00323037">
              <w:rPr>
                <w:rFonts w:ascii="Arial" w:hAnsi="Arial" w:cs="Arial"/>
              </w:rPr>
              <w:t>Signature: </w:t>
            </w:r>
          </w:p>
        </w:tc>
        <w:tc>
          <w:tcPr>
            <w:tcW w:w="2580" w:type="dxa"/>
            <w:tcBorders>
              <w:top w:val="nil"/>
              <w:left w:val="nil"/>
              <w:bottom w:val="single" w:sz="6" w:space="0" w:color="000000"/>
              <w:right w:val="nil"/>
            </w:tcBorders>
            <w:hideMark/>
          </w:tcPr>
          <w:p w14:paraId="073DF3C6" w14:textId="77777777" w:rsidR="0066642E" w:rsidRPr="00323037" w:rsidRDefault="0066642E" w:rsidP="00DF62CB">
            <w:pPr>
              <w:rPr>
                <w:rFonts w:ascii="Arial" w:hAnsi="Arial" w:cs="Arial"/>
              </w:rPr>
            </w:pPr>
            <w:r w:rsidRPr="00323037">
              <w:rPr>
                <w:rFonts w:ascii="Arial" w:hAnsi="Arial" w:cs="Arial"/>
              </w:rPr>
              <w:t>Date: </w:t>
            </w:r>
          </w:p>
        </w:tc>
      </w:tr>
      <w:tr w:rsidR="00C577EA" w:rsidRPr="00323037" w14:paraId="580067DB" w14:textId="77777777" w:rsidTr="00C577EA">
        <w:trPr>
          <w:trHeight w:val="877"/>
        </w:trPr>
        <w:tc>
          <w:tcPr>
            <w:tcW w:w="3180" w:type="dxa"/>
            <w:tcBorders>
              <w:top w:val="nil"/>
              <w:left w:val="nil"/>
              <w:bottom w:val="nil"/>
              <w:right w:val="nil"/>
            </w:tcBorders>
            <w:hideMark/>
          </w:tcPr>
          <w:p w14:paraId="7C91965B" w14:textId="77777777" w:rsidR="0066642E" w:rsidRPr="00323037" w:rsidRDefault="0066642E" w:rsidP="00DF62CB">
            <w:pPr>
              <w:rPr>
                <w:rFonts w:ascii="Arial" w:hAnsi="Arial" w:cs="Arial"/>
              </w:rPr>
            </w:pPr>
            <w:r w:rsidRPr="00323037">
              <w:rPr>
                <w:rFonts w:ascii="Arial" w:hAnsi="Arial" w:cs="Arial"/>
              </w:rPr>
              <w:t>Student </w:t>
            </w:r>
          </w:p>
        </w:tc>
        <w:tc>
          <w:tcPr>
            <w:tcW w:w="4185" w:type="dxa"/>
            <w:tcBorders>
              <w:top w:val="single" w:sz="6" w:space="0" w:color="000000"/>
              <w:left w:val="single" w:sz="6" w:space="0" w:color="000000"/>
              <w:bottom w:val="single" w:sz="6" w:space="0" w:color="000000"/>
              <w:right w:val="nil"/>
            </w:tcBorders>
            <w:hideMark/>
          </w:tcPr>
          <w:p w14:paraId="7842175E" w14:textId="38B155F5" w:rsidR="0066642E" w:rsidRPr="00323037" w:rsidRDefault="0066642E" w:rsidP="00DF62CB">
            <w:pPr>
              <w:rPr>
                <w:rFonts w:ascii="Arial" w:hAnsi="Arial" w:cs="Arial"/>
              </w:rPr>
            </w:pPr>
            <w:r w:rsidRPr="00323037">
              <w:rPr>
                <w:rFonts w:ascii="Arial" w:hAnsi="Arial" w:cs="Arial"/>
              </w:rPr>
              <w:t> </w:t>
            </w:r>
            <w:r w:rsidR="00C577EA" w:rsidRPr="00323037">
              <w:rPr>
                <w:rFonts w:ascii="Arial" w:hAnsi="Arial" w:cs="Arial"/>
                <w:noProof/>
              </w:rPr>
              <w:drawing>
                <wp:inline distT="0" distB="0" distL="0" distR="0" wp14:anchorId="063B64BC" wp14:editId="034EA6B7">
                  <wp:extent cx="1154545" cy="476802"/>
                  <wp:effectExtent l="0" t="0" r="1270" b="6350"/>
                  <wp:docPr id="1065205982"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5982" name="Picture 2"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51791" cy="516962"/>
                          </a:xfrm>
                          <a:prstGeom prst="rect">
                            <a:avLst/>
                          </a:prstGeom>
                        </pic:spPr>
                      </pic:pic>
                    </a:graphicData>
                  </a:graphic>
                </wp:inline>
              </w:drawing>
            </w:r>
          </w:p>
        </w:tc>
        <w:tc>
          <w:tcPr>
            <w:tcW w:w="2595" w:type="dxa"/>
            <w:gridSpan w:val="2"/>
            <w:tcBorders>
              <w:top w:val="single" w:sz="6" w:space="0" w:color="000000"/>
              <w:left w:val="single" w:sz="6" w:space="0" w:color="000000"/>
              <w:bottom w:val="single" w:sz="6" w:space="0" w:color="000000"/>
              <w:right w:val="single" w:sz="6" w:space="0" w:color="000000"/>
            </w:tcBorders>
            <w:hideMark/>
          </w:tcPr>
          <w:p w14:paraId="1A876A29" w14:textId="409D76D6" w:rsidR="0066642E" w:rsidRPr="00323037" w:rsidRDefault="0066642E" w:rsidP="00DF62CB">
            <w:pPr>
              <w:rPr>
                <w:rFonts w:ascii="Arial" w:hAnsi="Arial" w:cs="Arial"/>
              </w:rPr>
            </w:pPr>
            <w:r w:rsidRPr="00323037">
              <w:rPr>
                <w:rFonts w:ascii="Arial" w:hAnsi="Arial" w:cs="Arial"/>
              </w:rPr>
              <w:t> </w:t>
            </w:r>
            <w:r w:rsidR="00C577EA" w:rsidRPr="00323037">
              <w:rPr>
                <w:rFonts w:ascii="Arial" w:hAnsi="Arial" w:cs="Arial"/>
              </w:rPr>
              <w:t>4</w:t>
            </w:r>
            <w:r w:rsidR="00C577EA" w:rsidRPr="00323037">
              <w:rPr>
                <w:rFonts w:ascii="Arial" w:hAnsi="Arial" w:cs="Arial"/>
                <w:vertAlign w:val="superscript"/>
              </w:rPr>
              <w:t>th</w:t>
            </w:r>
            <w:r w:rsidR="00C577EA" w:rsidRPr="00323037">
              <w:rPr>
                <w:rFonts w:ascii="Arial" w:hAnsi="Arial" w:cs="Arial"/>
              </w:rPr>
              <w:t xml:space="preserve"> May, 2026</w:t>
            </w:r>
          </w:p>
        </w:tc>
      </w:tr>
      <w:tr w:rsidR="00C577EA" w:rsidRPr="00323037" w14:paraId="2971BDAE" w14:textId="77777777" w:rsidTr="00DF62CB">
        <w:trPr>
          <w:trHeight w:val="300"/>
        </w:trPr>
        <w:tc>
          <w:tcPr>
            <w:tcW w:w="3180" w:type="dxa"/>
            <w:tcBorders>
              <w:top w:val="nil"/>
              <w:left w:val="nil"/>
              <w:bottom w:val="nil"/>
              <w:right w:val="nil"/>
            </w:tcBorders>
            <w:hideMark/>
          </w:tcPr>
          <w:p w14:paraId="229D28E8" w14:textId="77777777" w:rsidR="0066642E" w:rsidRPr="00323037" w:rsidRDefault="0066642E" w:rsidP="00DF62CB">
            <w:pPr>
              <w:rPr>
                <w:rFonts w:ascii="Arial" w:hAnsi="Arial" w:cs="Arial"/>
              </w:rPr>
            </w:pPr>
            <w:r w:rsidRPr="00323037">
              <w:rPr>
                <w:rFonts w:ascii="Arial" w:hAnsi="Arial" w:cs="Arial"/>
              </w:rPr>
              <w:t>Client </w:t>
            </w:r>
          </w:p>
        </w:tc>
        <w:tc>
          <w:tcPr>
            <w:tcW w:w="4185" w:type="dxa"/>
            <w:tcBorders>
              <w:top w:val="single" w:sz="6" w:space="0" w:color="000000"/>
              <w:left w:val="single" w:sz="6" w:space="0" w:color="000000"/>
              <w:bottom w:val="single" w:sz="6" w:space="0" w:color="000000"/>
              <w:right w:val="nil"/>
            </w:tcBorders>
            <w:hideMark/>
          </w:tcPr>
          <w:p w14:paraId="023718CA" w14:textId="77777777" w:rsidR="0066642E" w:rsidRPr="00323037" w:rsidRDefault="0066642E" w:rsidP="00DF62CB">
            <w:pPr>
              <w:rPr>
                <w:rFonts w:ascii="Arial" w:hAnsi="Arial" w:cs="Arial"/>
              </w:rPr>
            </w:pPr>
            <w:r w:rsidRPr="00323037">
              <w:rPr>
                <w:rFonts w:ascii="Arial" w:hAnsi="Arial" w:cs="Arial"/>
              </w:rPr>
              <w:t> </w:t>
            </w:r>
          </w:p>
        </w:tc>
        <w:tc>
          <w:tcPr>
            <w:tcW w:w="2595" w:type="dxa"/>
            <w:gridSpan w:val="2"/>
            <w:tcBorders>
              <w:top w:val="single" w:sz="6" w:space="0" w:color="000000"/>
              <w:left w:val="single" w:sz="6" w:space="0" w:color="000000"/>
              <w:bottom w:val="single" w:sz="6" w:space="0" w:color="000000"/>
              <w:right w:val="single" w:sz="6" w:space="0" w:color="000000"/>
            </w:tcBorders>
            <w:hideMark/>
          </w:tcPr>
          <w:p w14:paraId="16BE9BF5" w14:textId="77777777" w:rsidR="0066642E" w:rsidRPr="00323037" w:rsidRDefault="0066642E" w:rsidP="00DF62CB">
            <w:pPr>
              <w:rPr>
                <w:rFonts w:ascii="Arial" w:hAnsi="Arial" w:cs="Arial"/>
              </w:rPr>
            </w:pPr>
            <w:r w:rsidRPr="00323037">
              <w:rPr>
                <w:rFonts w:ascii="Arial" w:hAnsi="Arial" w:cs="Arial"/>
              </w:rPr>
              <w:t> </w:t>
            </w:r>
          </w:p>
        </w:tc>
      </w:tr>
      <w:tr w:rsidR="00C577EA" w:rsidRPr="00323037" w14:paraId="14608408" w14:textId="77777777" w:rsidTr="00DF62CB">
        <w:trPr>
          <w:trHeight w:val="300"/>
        </w:trPr>
        <w:tc>
          <w:tcPr>
            <w:tcW w:w="3180" w:type="dxa"/>
            <w:tcBorders>
              <w:top w:val="nil"/>
              <w:left w:val="nil"/>
              <w:bottom w:val="nil"/>
              <w:right w:val="nil"/>
            </w:tcBorders>
            <w:hideMark/>
          </w:tcPr>
          <w:p w14:paraId="0B86851F" w14:textId="77777777" w:rsidR="0066642E" w:rsidRPr="00323037" w:rsidRDefault="0066642E" w:rsidP="00DF62CB">
            <w:pPr>
              <w:rPr>
                <w:rFonts w:ascii="Arial" w:hAnsi="Arial" w:cs="Arial"/>
              </w:rPr>
            </w:pPr>
            <w:r w:rsidRPr="00323037">
              <w:rPr>
                <w:rFonts w:ascii="Arial" w:hAnsi="Arial" w:cs="Arial"/>
              </w:rPr>
              <w:t>Project supervisor </w:t>
            </w:r>
          </w:p>
        </w:tc>
        <w:tc>
          <w:tcPr>
            <w:tcW w:w="4185" w:type="dxa"/>
            <w:tcBorders>
              <w:top w:val="single" w:sz="6" w:space="0" w:color="000000"/>
              <w:left w:val="single" w:sz="6" w:space="0" w:color="000000"/>
              <w:bottom w:val="single" w:sz="6" w:space="0" w:color="000000"/>
              <w:right w:val="nil"/>
            </w:tcBorders>
            <w:hideMark/>
          </w:tcPr>
          <w:p w14:paraId="42AD9F9F" w14:textId="77777777" w:rsidR="0066642E" w:rsidRPr="00323037" w:rsidRDefault="0066642E" w:rsidP="00DF62CB">
            <w:pPr>
              <w:rPr>
                <w:rFonts w:ascii="Arial" w:hAnsi="Arial" w:cs="Arial"/>
              </w:rPr>
            </w:pPr>
            <w:r w:rsidRPr="00323037">
              <w:rPr>
                <w:rFonts w:ascii="Arial" w:hAnsi="Arial" w:cs="Arial"/>
              </w:rPr>
              <w:t> </w:t>
            </w:r>
          </w:p>
        </w:tc>
        <w:tc>
          <w:tcPr>
            <w:tcW w:w="2595" w:type="dxa"/>
            <w:gridSpan w:val="2"/>
            <w:tcBorders>
              <w:top w:val="single" w:sz="6" w:space="0" w:color="000000"/>
              <w:left w:val="single" w:sz="6" w:space="0" w:color="000000"/>
              <w:bottom w:val="single" w:sz="6" w:space="0" w:color="000000"/>
              <w:right w:val="single" w:sz="6" w:space="0" w:color="000000"/>
            </w:tcBorders>
            <w:hideMark/>
          </w:tcPr>
          <w:p w14:paraId="19D17ACB" w14:textId="77777777" w:rsidR="0066642E" w:rsidRPr="00323037" w:rsidRDefault="0066642E" w:rsidP="00DF62CB">
            <w:pPr>
              <w:rPr>
                <w:rFonts w:ascii="Arial" w:hAnsi="Arial" w:cs="Arial"/>
              </w:rPr>
            </w:pPr>
            <w:r w:rsidRPr="00323037">
              <w:rPr>
                <w:rFonts w:ascii="Arial" w:hAnsi="Arial" w:cs="Arial"/>
              </w:rPr>
              <w:t> </w:t>
            </w:r>
          </w:p>
        </w:tc>
      </w:tr>
    </w:tbl>
    <w:p w14:paraId="55B5E8EB" w14:textId="77777777" w:rsidR="0066642E" w:rsidRPr="00323037" w:rsidRDefault="0066642E" w:rsidP="0066642E">
      <w:pPr>
        <w:rPr>
          <w:rFonts w:ascii="Arial" w:hAnsi="Arial" w:cs="Arial"/>
        </w:rPr>
      </w:pPr>
      <w:r w:rsidRPr="00323037">
        <w:rPr>
          <w:rFonts w:ascii="Arial" w:hAnsi="Arial" w:cs="Arial"/>
        </w:rPr>
        <w:t> </w:t>
      </w:r>
    </w:p>
    <w:p w14:paraId="57ACA681" w14:textId="77777777" w:rsidR="0066642E" w:rsidRPr="00323037" w:rsidRDefault="0066642E" w:rsidP="0066642E">
      <w:pPr>
        <w:pStyle w:val="ListParagraph"/>
        <w:rPr>
          <w:rFonts w:ascii="Arial" w:hAnsi="Arial" w:cs="Arial"/>
          <w:b/>
          <w:bCs/>
        </w:rPr>
      </w:pPr>
    </w:p>
    <w:sectPr w:rsidR="0066642E" w:rsidRPr="00323037" w:rsidSect="00231EB3">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olo Serafino" w:date="2026-07-20T16:08:00Z" w:initials="PS">
    <w:p w14:paraId="08B21277" w14:textId="77777777" w:rsidR="0066642E" w:rsidRDefault="0066642E" w:rsidP="0066642E">
      <w:r>
        <w:annotationRef/>
      </w:r>
      <w:r w:rsidRPr="3467FF48">
        <w:t>I would consider the following risks:</w:t>
      </w:r>
    </w:p>
    <w:p w14:paraId="327B1C4C" w14:textId="77777777" w:rsidR="0066642E" w:rsidRDefault="0066642E" w:rsidP="0066642E"/>
    <w:p w14:paraId="37F96ADF" w14:textId="77777777" w:rsidR="0066642E" w:rsidRDefault="0066642E" w:rsidP="0066642E">
      <w:r w:rsidRPr="0A213031">
        <w:t>- Data loss due to hardware malfunction</w:t>
      </w:r>
    </w:p>
    <w:p w14:paraId="7685CFFD" w14:textId="77777777" w:rsidR="0066642E" w:rsidRDefault="0066642E" w:rsidP="0066642E">
      <w:r w:rsidRPr="4A69C0B0">
        <w:t>- Illness during the project</w:t>
      </w:r>
    </w:p>
    <w:p w14:paraId="06891B18" w14:textId="77777777" w:rsidR="0066642E" w:rsidRDefault="0066642E" w:rsidP="0066642E">
      <w:r w:rsidRPr="248DDE1A">
        <w:t>- Activities overrunning</w:t>
      </w:r>
    </w:p>
    <w:p w14:paraId="54E116B3" w14:textId="77777777" w:rsidR="0066642E" w:rsidRDefault="0066642E" w:rsidP="0066642E"/>
    <w:p w14:paraId="5A30A698" w14:textId="77777777" w:rsidR="0066642E" w:rsidRDefault="0066642E" w:rsidP="0066642E">
      <w:r w:rsidRPr="2C05C87D">
        <w:t>If you want to include those, please also think of sensible mitigations you can put in place.</w:t>
      </w:r>
    </w:p>
    <w:p w14:paraId="1773FFB2" w14:textId="77777777" w:rsidR="0066642E" w:rsidRDefault="0066642E" w:rsidP="0066642E"/>
    <w:p w14:paraId="58250769" w14:textId="77777777" w:rsidR="0066642E" w:rsidRDefault="0066642E" w:rsidP="0066642E">
      <w:r w:rsidRPr="6DF235D9">
        <w:t>You can expand this section by discussing the severity of each identified risk and its potential impact on the project.</w:t>
      </w:r>
    </w:p>
    <w:p w14:paraId="1F9A2661" w14:textId="77777777" w:rsidR="0066642E" w:rsidRDefault="0066642E" w:rsidP="0066642E"/>
    <w:p w14:paraId="77BF2BE7" w14:textId="77777777" w:rsidR="0066642E" w:rsidRDefault="0066642E" w:rsidP="0066642E">
      <w:r w:rsidRPr="4C176229">
        <w:t>Students usually organise this section as a table with 3 or 4 columns: risk, severity, impact on the project, mitigations. Maybe you want to follow a similar pattern.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F2B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BD0207" w16cex:dateUtc="2026-07-20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F2BE7" w16cid:durableId="6CBD02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1FD7" w14:textId="77777777" w:rsidR="003023DB" w:rsidRDefault="003023DB" w:rsidP="00231EB3">
      <w:pPr>
        <w:spacing w:after="0" w:line="240" w:lineRule="auto"/>
      </w:pPr>
      <w:r>
        <w:separator/>
      </w:r>
    </w:p>
  </w:endnote>
  <w:endnote w:type="continuationSeparator" w:id="0">
    <w:p w14:paraId="15C6DD24" w14:textId="77777777" w:rsidR="003023DB" w:rsidRDefault="003023DB" w:rsidP="00231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9A548" w14:textId="77777777" w:rsidR="003023DB" w:rsidRDefault="003023DB" w:rsidP="00231EB3">
      <w:pPr>
        <w:spacing w:after="0" w:line="240" w:lineRule="auto"/>
      </w:pPr>
      <w:r>
        <w:separator/>
      </w:r>
    </w:p>
  </w:footnote>
  <w:footnote w:type="continuationSeparator" w:id="0">
    <w:p w14:paraId="313FE006" w14:textId="77777777" w:rsidR="003023DB" w:rsidRDefault="003023DB" w:rsidP="00231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C812" w14:textId="77777777" w:rsidR="00231EB3" w:rsidRPr="00231EB3" w:rsidRDefault="00231EB3" w:rsidP="00231EB3">
    <w:pPr>
      <w:pStyle w:val="Header"/>
      <w:rPr>
        <w:lang w:val="en-US"/>
      </w:rPr>
    </w:pPr>
    <w:r>
      <w:rPr>
        <w:noProof/>
        <w:lang w:val="en-US"/>
      </w:rPr>
      <mc:AlternateContent>
        <mc:Choice Requires="wps">
          <w:drawing>
            <wp:anchor distT="0" distB="0" distL="114300" distR="114300" simplePos="0" relativeHeight="251661312" behindDoc="0" locked="0" layoutInCell="1" allowOverlap="1" wp14:anchorId="3D9740BE" wp14:editId="6E9B8992">
              <wp:simplePos x="0" y="0"/>
              <wp:positionH relativeFrom="column">
                <wp:posOffset>-20320</wp:posOffset>
              </wp:positionH>
              <wp:positionV relativeFrom="paragraph">
                <wp:posOffset>228633</wp:posOffset>
              </wp:positionV>
              <wp:extent cx="5763174" cy="0"/>
              <wp:effectExtent l="0" t="12700" r="15875" b="12700"/>
              <wp:wrapNone/>
              <wp:docPr id="54738084" name="Straight Connector 1"/>
              <wp:cNvGraphicFramePr/>
              <a:graphic xmlns:a="http://schemas.openxmlformats.org/drawingml/2006/main">
                <a:graphicData uri="http://schemas.microsoft.com/office/word/2010/wordprocessingShape">
                  <wps:wsp>
                    <wps:cNvCnPr/>
                    <wps:spPr>
                      <a:xfrm>
                        <a:off x="0" y="0"/>
                        <a:ext cx="576317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4912D61"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pt,18pt" to="452.2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" strokecolor="black [3200]" strokeweight="1.5pt">
              <v:stroke joinstyle="miter"/>
            </v:line>
          </w:pict>
        </mc:Fallback>
      </mc:AlternateContent>
    </w:r>
    <w:r>
      <w:rPr>
        <w:lang w:val="en-US"/>
      </w:rPr>
      <w:t>Project Specification                                                                                             Toyin Johnson Daniyan</w:t>
    </w:r>
  </w:p>
  <w:p w14:paraId="68D32C9A" w14:textId="77777777" w:rsidR="00231EB3" w:rsidRDefault="00231E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3584"/>
    <w:multiLevelType w:val="hybridMultilevel"/>
    <w:tmpl w:val="A87AF38A"/>
    <w:lvl w:ilvl="0" w:tplc="B6B26A2C">
      <w:start w:val="1"/>
      <w:numFmt w:val="bullet"/>
      <w:lvlText w:val="•"/>
      <w:lvlJc w:val="left"/>
      <w:pPr>
        <w:ind w:left="720" w:hanging="360"/>
      </w:pPr>
    </w:lvl>
    <w:lvl w:ilvl="1" w:tplc="7668FFF2">
      <w:numFmt w:val="decimal"/>
      <w:lvlText w:val=""/>
      <w:lvlJc w:val="left"/>
    </w:lvl>
    <w:lvl w:ilvl="2" w:tplc="A6B28CEA">
      <w:numFmt w:val="decimal"/>
      <w:lvlText w:val=""/>
      <w:lvlJc w:val="left"/>
    </w:lvl>
    <w:lvl w:ilvl="3" w:tplc="7F1E4592">
      <w:numFmt w:val="decimal"/>
      <w:lvlText w:val=""/>
      <w:lvlJc w:val="left"/>
    </w:lvl>
    <w:lvl w:ilvl="4" w:tplc="5FD8663C">
      <w:numFmt w:val="decimal"/>
      <w:lvlText w:val=""/>
      <w:lvlJc w:val="left"/>
    </w:lvl>
    <w:lvl w:ilvl="5" w:tplc="84C4B466">
      <w:numFmt w:val="decimal"/>
      <w:lvlText w:val=""/>
      <w:lvlJc w:val="left"/>
    </w:lvl>
    <w:lvl w:ilvl="6" w:tplc="2DEACD70">
      <w:numFmt w:val="decimal"/>
      <w:lvlText w:val=""/>
      <w:lvlJc w:val="left"/>
    </w:lvl>
    <w:lvl w:ilvl="7" w:tplc="E4A4E5BC">
      <w:numFmt w:val="decimal"/>
      <w:lvlText w:val=""/>
      <w:lvlJc w:val="left"/>
    </w:lvl>
    <w:lvl w:ilvl="8" w:tplc="F8FA22C4">
      <w:numFmt w:val="decimal"/>
      <w:lvlText w:val=""/>
      <w:lvlJc w:val="left"/>
    </w:lvl>
  </w:abstractNum>
  <w:abstractNum w:abstractNumId="1" w15:restartNumberingAfterBreak="0">
    <w:nsid w:val="1A7A736C"/>
    <w:multiLevelType w:val="hybridMultilevel"/>
    <w:tmpl w:val="8DDEE034"/>
    <w:lvl w:ilvl="0" w:tplc="0809000F">
      <w:start w:val="1"/>
      <w:numFmt w:val="decimal"/>
      <w:lvlText w:val="%1."/>
      <w:lvlJc w:val="left"/>
      <w:pPr>
        <w:ind w:left="92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D94D78"/>
    <w:multiLevelType w:val="hybridMultilevel"/>
    <w:tmpl w:val="A8C661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172A45"/>
    <w:multiLevelType w:val="multilevel"/>
    <w:tmpl w:val="AC9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90993"/>
    <w:multiLevelType w:val="hybridMultilevel"/>
    <w:tmpl w:val="8378F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495571"/>
    <w:multiLevelType w:val="hybridMultilevel"/>
    <w:tmpl w:val="B0C62A58"/>
    <w:lvl w:ilvl="0" w:tplc="B6B26A2C">
      <w:start w:val="1"/>
      <w:numFmt w:val="bullet"/>
      <w:lvlText w:val="•"/>
      <w:lvlJc w:val="left"/>
      <w:pPr>
        <w:ind w:left="108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46A2529"/>
    <w:multiLevelType w:val="multilevel"/>
    <w:tmpl w:val="7DC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B4E31"/>
    <w:multiLevelType w:val="hybridMultilevel"/>
    <w:tmpl w:val="661A7DD8"/>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BE04607"/>
    <w:multiLevelType w:val="hybridMultilevel"/>
    <w:tmpl w:val="897CC884"/>
    <w:lvl w:ilvl="0" w:tplc="0C30F42E">
      <w:start w:val="1"/>
      <w:numFmt w:val="decimal"/>
      <w:lvlText w:val="%1."/>
      <w:lvlJc w:val="left"/>
      <w:pPr>
        <w:ind w:left="720" w:hanging="360"/>
      </w:pPr>
    </w:lvl>
    <w:lvl w:ilvl="1" w:tplc="11CE8126">
      <w:numFmt w:val="decimal"/>
      <w:lvlText w:val=""/>
      <w:lvlJc w:val="left"/>
    </w:lvl>
    <w:lvl w:ilvl="2" w:tplc="206C1A84">
      <w:numFmt w:val="decimal"/>
      <w:lvlText w:val=""/>
      <w:lvlJc w:val="left"/>
    </w:lvl>
    <w:lvl w:ilvl="3" w:tplc="7F926770">
      <w:numFmt w:val="decimal"/>
      <w:lvlText w:val=""/>
      <w:lvlJc w:val="left"/>
    </w:lvl>
    <w:lvl w:ilvl="4" w:tplc="AE3A6A12">
      <w:numFmt w:val="decimal"/>
      <w:lvlText w:val=""/>
      <w:lvlJc w:val="left"/>
    </w:lvl>
    <w:lvl w:ilvl="5" w:tplc="BA58391E">
      <w:numFmt w:val="decimal"/>
      <w:lvlText w:val=""/>
      <w:lvlJc w:val="left"/>
    </w:lvl>
    <w:lvl w:ilvl="6" w:tplc="C3C63BEE">
      <w:numFmt w:val="decimal"/>
      <w:lvlText w:val=""/>
      <w:lvlJc w:val="left"/>
    </w:lvl>
    <w:lvl w:ilvl="7" w:tplc="7FF8CDC8">
      <w:numFmt w:val="decimal"/>
      <w:lvlText w:val=""/>
      <w:lvlJc w:val="left"/>
    </w:lvl>
    <w:lvl w:ilvl="8" w:tplc="314EE878">
      <w:numFmt w:val="decimal"/>
      <w:lvlText w:val=""/>
      <w:lvlJc w:val="left"/>
    </w:lvl>
  </w:abstractNum>
  <w:num w:numId="1" w16cid:durableId="1835560699">
    <w:abstractNumId w:val="2"/>
  </w:num>
  <w:num w:numId="2" w16cid:durableId="2029142058">
    <w:abstractNumId w:val="4"/>
  </w:num>
  <w:num w:numId="3" w16cid:durableId="480004331">
    <w:abstractNumId w:val="8"/>
    <w:lvlOverride w:ilvl="0">
      <w:startOverride w:val="1"/>
    </w:lvlOverride>
  </w:num>
  <w:num w:numId="4" w16cid:durableId="629940561">
    <w:abstractNumId w:val="0"/>
    <w:lvlOverride w:ilvl="0">
      <w:startOverride w:val="1"/>
    </w:lvlOverride>
  </w:num>
  <w:num w:numId="5" w16cid:durableId="2137988511">
    <w:abstractNumId w:val="8"/>
  </w:num>
  <w:num w:numId="6" w16cid:durableId="2126271738">
    <w:abstractNumId w:val="7"/>
  </w:num>
  <w:num w:numId="7" w16cid:durableId="183637101">
    <w:abstractNumId w:val="0"/>
  </w:num>
  <w:num w:numId="8" w16cid:durableId="1052581063">
    <w:abstractNumId w:val="5"/>
  </w:num>
  <w:num w:numId="9" w16cid:durableId="986009836">
    <w:abstractNumId w:val="6"/>
  </w:num>
  <w:num w:numId="10" w16cid:durableId="643391577">
    <w:abstractNumId w:val="3"/>
  </w:num>
  <w:num w:numId="11" w16cid:durableId="176307009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in Daniyan">
    <w15:presenceInfo w15:providerId="Windows Live" w15:userId="6c16e1d900ab3a34"/>
  </w15:person>
  <w15:person w15:author="Paolo Serafino">
    <w15:presenceInfo w15:providerId="AD" w15:userId="S::paolo.serafino@port.ac.uk::a38118bc-feea-4f97-8edc-a106879729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EB3"/>
    <w:rsid w:val="0019239E"/>
    <w:rsid w:val="00231EB3"/>
    <w:rsid w:val="00236E45"/>
    <w:rsid w:val="002A5F46"/>
    <w:rsid w:val="003023DB"/>
    <w:rsid w:val="00323037"/>
    <w:rsid w:val="00347680"/>
    <w:rsid w:val="00354114"/>
    <w:rsid w:val="004C584A"/>
    <w:rsid w:val="0066642E"/>
    <w:rsid w:val="00692A0A"/>
    <w:rsid w:val="00776E65"/>
    <w:rsid w:val="007D6C47"/>
    <w:rsid w:val="00B05E00"/>
    <w:rsid w:val="00C403BF"/>
    <w:rsid w:val="00C577EA"/>
    <w:rsid w:val="00C701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2DB00"/>
  <w15:chartTrackingRefBased/>
  <w15:docId w15:val="{52B2C1F3-C927-C64D-9907-D277C982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EB3"/>
  </w:style>
  <w:style w:type="paragraph" w:styleId="Heading1">
    <w:name w:val="heading 1"/>
    <w:basedOn w:val="Normal"/>
    <w:next w:val="Normal"/>
    <w:link w:val="Heading1Char"/>
    <w:uiPriority w:val="9"/>
    <w:qFormat/>
    <w:rsid w:val="00231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EB3"/>
    <w:rPr>
      <w:rFonts w:eastAsiaTheme="majorEastAsia" w:cstheme="majorBidi"/>
      <w:color w:val="272727" w:themeColor="text1" w:themeTint="D8"/>
    </w:rPr>
  </w:style>
  <w:style w:type="paragraph" w:styleId="Title">
    <w:name w:val="Title"/>
    <w:basedOn w:val="Normal"/>
    <w:next w:val="Normal"/>
    <w:link w:val="TitleChar"/>
    <w:uiPriority w:val="10"/>
    <w:qFormat/>
    <w:rsid w:val="00231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EB3"/>
    <w:pPr>
      <w:spacing w:before="160"/>
      <w:jc w:val="center"/>
    </w:pPr>
    <w:rPr>
      <w:i/>
      <w:iCs/>
      <w:color w:val="404040" w:themeColor="text1" w:themeTint="BF"/>
    </w:rPr>
  </w:style>
  <w:style w:type="character" w:customStyle="1" w:styleId="QuoteChar">
    <w:name w:val="Quote Char"/>
    <w:basedOn w:val="DefaultParagraphFont"/>
    <w:link w:val="Quote"/>
    <w:uiPriority w:val="29"/>
    <w:rsid w:val="00231EB3"/>
    <w:rPr>
      <w:i/>
      <w:iCs/>
      <w:color w:val="404040" w:themeColor="text1" w:themeTint="BF"/>
    </w:rPr>
  </w:style>
  <w:style w:type="paragraph" w:styleId="ListParagraph">
    <w:name w:val="List Paragraph"/>
    <w:basedOn w:val="Normal"/>
    <w:qFormat/>
    <w:rsid w:val="00231EB3"/>
    <w:pPr>
      <w:ind w:left="720"/>
      <w:contextualSpacing/>
    </w:pPr>
  </w:style>
  <w:style w:type="character" w:styleId="IntenseEmphasis">
    <w:name w:val="Intense Emphasis"/>
    <w:basedOn w:val="DefaultParagraphFont"/>
    <w:uiPriority w:val="21"/>
    <w:qFormat/>
    <w:rsid w:val="00231EB3"/>
    <w:rPr>
      <w:i/>
      <w:iCs/>
      <w:color w:val="0F4761" w:themeColor="accent1" w:themeShade="BF"/>
    </w:rPr>
  </w:style>
  <w:style w:type="paragraph" w:styleId="IntenseQuote">
    <w:name w:val="Intense Quote"/>
    <w:basedOn w:val="Normal"/>
    <w:next w:val="Normal"/>
    <w:link w:val="IntenseQuoteChar"/>
    <w:uiPriority w:val="30"/>
    <w:qFormat/>
    <w:rsid w:val="00231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EB3"/>
    <w:rPr>
      <w:i/>
      <w:iCs/>
      <w:color w:val="0F4761" w:themeColor="accent1" w:themeShade="BF"/>
    </w:rPr>
  </w:style>
  <w:style w:type="character" w:styleId="IntenseReference">
    <w:name w:val="Intense Reference"/>
    <w:basedOn w:val="DefaultParagraphFont"/>
    <w:uiPriority w:val="32"/>
    <w:qFormat/>
    <w:rsid w:val="00231EB3"/>
    <w:rPr>
      <w:b/>
      <w:bCs/>
      <w:smallCaps/>
      <w:color w:val="0F4761" w:themeColor="accent1" w:themeShade="BF"/>
      <w:spacing w:val="5"/>
    </w:rPr>
  </w:style>
  <w:style w:type="paragraph" w:customStyle="1" w:styleId="Cover">
    <w:name w:val="Cover"/>
    <w:basedOn w:val="Normal"/>
    <w:rsid w:val="00231EB3"/>
    <w:pPr>
      <w:suppressAutoHyphens/>
      <w:spacing w:before="60" w:after="0" w:line="240" w:lineRule="auto"/>
      <w:ind w:left="90"/>
    </w:pPr>
    <w:rPr>
      <w:rFonts w:ascii="Arial Rounded MT Bold" w:eastAsia="Times New Roman" w:hAnsi="Arial Rounded MT Bold" w:cs="Arial Rounded MT Bold"/>
      <w:kern w:val="0"/>
      <w:sz w:val="20"/>
      <w:szCs w:val="20"/>
      <w:lang w:eastAsia="ar-SA"/>
      <w14:ligatures w14:val="none"/>
    </w:rPr>
  </w:style>
  <w:style w:type="paragraph" w:styleId="Header">
    <w:name w:val="header"/>
    <w:basedOn w:val="Normal"/>
    <w:link w:val="HeaderChar"/>
    <w:uiPriority w:val="99"/>
    <w:unhideWhenUsed/>
    <w:rsid w:val="00231E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1EB3"/>
  </w:style>
  <w:style w:type="paragraph" w:styleId="Footer">
    <w:name w:val="footer"/>
    <w:basedOn w:val="Normal"/>
    <w:link w:val="FooterChar"/>
    <w:uiPriority w:val="99"/>
    <w:unhideWhenUsed/>
    <w:rsid w:val="00231E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EB3"/>
  </w:style>
  <w:style w:type="paragraph" w:styleId="Revision">
    <w:name w:val="Revision"/>
    <w:hidden/>
    <w:uiPriority w:val="99"/>
    <w:semiHidden/>
    <w:rsid w:val="00231EB3"/>
    <w:pPr>
      <w:spacing w:after="0" w:line="240" w:lineRule="auto"/>
    </w:pPr>
  </w:style>
  <w:style w:type="character" w:styleId="Strong">
    <w:name w:val="Strong"/>
    <w:basedOn w:val="DefaultParagraphFont"/>
    <w:uiPriority w:val="22"/>
    <w:qFormat/>
    <w:rsid w:val="002A5F46"/>
    <w:rPr>
      <w:b/>
      <w:bCs/>
    </w:rPr>
  </w:style>
  <w:style w:type="table" w:styleId="TableGrid">
    <w:name w:val="Table Grid"/>
    <w:basedOn w:val="TableNormal"/>
    <w:uiPriority w:val="39"/>
    <w:rsid w:val="00666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file:////Users/user/Downloads/Dissertation_Gantt_Chart_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GB" sz="1200" b="1" strike="noStrike" spc="-1">
                <a:solidFill>
                  <a:srgbClr val="000000"/>
                </a:solidFill>
                <a:latin typeface="Calibri"/>
              </a:rPr>
              <a:t>Project Gantt Chart (5 July 2026 to 10 September 2026)</a:t>
            </a:r>
          </a:p>
        </c:rich>
      </c:tx>
      <c:overlay val="0"/>
      <c:spPr>
        <a:noFill/>
        <a:ln w="0">
          <a:noFill/>
        </a:ln>
      </c:spPr>
    </c:title>
    <c:autoTitleDeleted val="0"/>
    <c:plotArea>
      <c:layout>
        <c:manualLayout>
          <c:layoutTarget val="inner"/>
          <c:xMode val="edge"/>
          <c:yMode val="edge"/>
          <c:x val="7.1038112405845621E-2"/>
          <c:y val="0.14809342045315643"/>
          <c:w val="0.89312313568960711"/>
          <c:h val="0.76352107432965521"/>
        </c:manualLayout>
      </c:layout>
      <c:barChart>
        <c:barDir val="bar"/>
        <c:grouping val="stacked"/>
        <c:varyColors val="0"/>
        <c:ser>
          <c:idx val="0"/>
          <c:order val="0"/>
          <c:tx>
            <c:strRef>
              <c:f>'Gantt Chart'!$C$3</c:f>
              <c:strCache>
                <c:ptCount val="1"/>
                <c:pt idx="0">
                  <c:v>Start Date</c:v>
                </c:pt>
              </c:strCache>
            </c:strRef>
          </c:tx>
          <c:spPr>
            <a:noFill/>
            <a:ln w="0">
              <a:noFill/>
            </a:ln>
          </c:spPr>
          <c:invertIfNegative val="0"/>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'Gantt Chart'!$A$4:$A$9</c:f>
              <c:strCache>
                <c:ptCount val="6"/>
                <c:pt idx="0">
                  <c:v>Phase 1</c:v>
                </c:pt>
                <c:pt idx="1">
                  <c:v>Phase 2</c:v>
                </c:pt>
                <c:pt idx="2">
                  <c:v>Phase 3</c:v>
                </c:pt>
                <c:pt idx="3">
                  <c:v>Phase 4</c:v>
                </c:pt>
                <c:pt idx="4">
                  <c:v>Phase 5</c:v>
                </c:pt>
                <c:pt idx="5">
                  <c:v>Phase 6</c:v>
                </c:pt>
              </c:strCache>
            </c:strRef>
          </c:cat>
          <c:val>
            <c:numRef>
              <c:f>'Gantt Chart'!$C$4:$C$9</c:f>
              <c:numCache>
                <c:formatCode>d\-mmm\-yy</c:formatCode>
                <c:ptCount val="6"/>
                <c:pt idx="0">
                  <c:v>46208</c:v>
                </c:pt>
                <c:pt idx="1">
                  <c:v>46218</c:v>
                </c:pt>
                <c:pt idx="2">
                  <c:v>46236</c:v>
                </c:pt>
                <c:pt idx="3">
                  <c:v>46250</c:v>
                </c:pt>
                <c:pt idx="4">
                  <c:v>46259</c:v>
                </c:pt>
                <c:pt idx="5">
                  <c:v>46268</c:v>
                </c:pt>
              </c:numCache>
            </c:numRef>
          </c:val>
          <c:extLst>
            <c:ext xmlns:c16="http://schemas.microsoft.com/office/drawing/2014/chart" uri="{C3380CC4-5D6E-409C-BE32-E72D297353CC}">
              <c16:uniqueId val="{00000000-1E90-9C41-AF44-BB2E91D12893}"/>
            </c:ext>
          </c:extLst>
        </c:ser>
        <c:ser>
          <c:idx val="1"/>
          <c:order val="1"/>
          <c:tx>
            <c:strRef>
              <c:f>'Gantt Chart'!$E$3</c:f>
              <c:strCache>
                <c:ptCount val="1"/>
                <c:pt idx="0">
                  <c:v>Duration (days)</c:v>
                </c:pt>
              </c:strCache>
            </c:strRef>
          </c:tx>
          <c:spPr>
            <a:solidFill>
              <a:srgbClr val="E8A33D"/>
            </a:solidFill>
            <a:ln w="0">
              <a:solidFill>
                <a:srgbClr val="1F2D50"/>
              </a:solidFill>
            </a:ln>
          </c:spPr>
          <c:invertIfNegative val="0"/>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'Gantt Chart'!$A$4:$A$9</c:f>
              <c:strCache>
                <c:ptCount val="6"/>
                <c:pt idx="0">
                  <c:v>Phase 1</c:v>
                </c:pt>
                <c:pt idx="1">
                  <c:v>Phase 2</c:v>
                </c:pt>
                <c:pt idx="2">
                  <c:v>Phase 3</c:v>
                </c:pt>
                <c:pt idx="3">
                  <c:v>Phase 4</c:v>
                </c:pt>
                <c:pt idx="4">
                  <c:v>Phase 5</c:v>
                </c:pt>
                <c:pt idx="5">
                  <c:v>Phase 6</c:v>
                </c:pt>
              </c:strCache>
            </c:strRef>
          </c:cat>
          <c:val>
            <c:numRef>
              <c:f>'Gantt Chart'!$E$4:$E$9</c:f>
              <c:numCache>
                <c:formatCode>General</c:formatCode>
                <c:ptCount val="6"/>
                <c:pt idx="0">
                  <c:v>14</c:v>
                </c:pt>
                <c:pt idx="1">
                  <c:v>14</c:v>
                </c:pt>
                <c:pt idx="2">
                  <c:v>14</c:v>
                </c:pt>
                <c:pt idx="3">
                  <c:v>9</c:v>
                </c:pt>
                <c:pt idx="4">
                  <c:v>9</c:v>
                </c:pt>
                <c:pt idx="5">
                  <c:v>8</c:v>
                </c:pt>
              </c:numCache>
            </c:numRef>
          </c:val>
          <c:extLst>
            <c:ext xmlns:c16="http://schemas.microsoft.com/office/drawing/2014/chart" uri="{C3380CC4-5D6E-409C-BE32-E72D297353CC}">
              <c16:uniqueId val="{00000001-1E90-9C41-AF44-BB2E91D12893}"/>
            </c:ext>
          </c:extLst>
        </c:ser>
        <c:dLbls>
          <c:showLegendKey val="0"/>
          <c:showVal val="0"/>
          <c:showCatName val="0"/>
          <c:showSerName val="0"/>
          <c:showPercent val="0"/>
          <c:showBubbleSize val="0"/>
        </c:dLbls>
        <c:gapWidth val="150"/>
        <c:overlap val="100"/>
        <c:axId val="75573260"/>
        <c:axId val="33116605"/>
      </c:barChart>
      <c:catAx>
        <c:axId val="75573260"/>
        <c:scaling>
          <c:orientation val="minMax"/>
        </c:scaling>
        <c:delete val="0"/>
        <c:axPos val="l"/>
        <c:numFmt formatCode="dd\-mmm" sourceLinked="0"/>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33116605"/>
        <c:crosses val="autoZero"/>
        <c:auto val="1"/>
        <c:lblAlgn val="ctr"/>
        <c:lblOffset val="100"/>
        <c:noMultiLvlLbl val="0"/>
      </c:catAx>
      <c:valAx>
        <c:axId val="33116605"/>
        <c:scaling>
          <c:orientation val="minMax"/>
        </c:scaling>
        <c:delete val="0"/>
        <c:axPos val="b"/>
        <c:majorGridlines>
          <c:spPr>
            <a:ln w="9360">
              <a:solidFill>
                <a:srgbClr val="878787"/>
              </a:solidFill>
              <a:round/>
            </a:ln>
          </c:spPr>
        </c:majorGridlines>
        <c:numFmt formatCode="d\-mmm\-yy"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75573260"/>
        <c:crosses val="autoZero"/>
        <c:crossBetween val="between"/>
      </c:valAx>
      <c:spPr>
        <a:noFill/>
        <a:ln w="0">
          <a:noFill/>
        </a:ln>
      </c:spPr>
    </c:plotArea>
    <c:plotVisOnly val="1"/>
    <c:dispBlanksAs val="gap"/>
    <c:showDLblsOverMax val="1"/>
  </c:chart>
  <c:spPr>
    <a:solidFill>
      <a:srgbClr val="FFFFFF"/>
    </a:solidFill>
    <a:ln w="9360">
      <a:solidFill>
        <a:srgbClr val="D9D9D9"/>
      </a:solidFill>
      <a:roun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1896</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 Daniyan</dc:creator>
  <cp:keywords/>
  <dc:description/>
  <cp:lastModifiedBy>Toyin Daniyan</cp:lastModifiedBy>
  <cp:revision>3</cp:revision>
  <dcterms:created xsi:type="dcterms:W3CDTF">2026-08-26T10:52:00Z</dcterms:created>
  <dcterms:modified xsi:type="dcterms:W3CDTF">2026-08-26T11:45:00Z</dcterms:modified>
</cp:coreProperties>
</file>